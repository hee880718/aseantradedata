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6A1491" w14:textId="77777777" w:rsidR="00975CD5" w:rsidRDefault="00BD35BE">
      <w:pPr>
        <w:spacing w:before="200" w:after="60"/>
      </w:pPr>
      <w:r>
        <w:rPr>
          <w:rFonts w:ascii="Arial" w:eastAsia="Arial" w:hAnsi="Arial" w:cs="Arial"/>
          <w:b/>
          <w:bCs/>
          <w:color w:val="6E0E18"/>
          <w:sz w:val="22"/>
          <w:szCs w:val="22"/>
        </w:rPr>
        <w:t>KOREA INSTITUTE FOR INDUSTRIAL ECONOMICS AND TRADE (KIET)</w:t>
      </w:r>
    </w:p>
    <w:p w14:paraId="47A3ECBF" w14:textId="77777777" w:rsidR="00975CD5" w:rsidRDefault="00BD35BE">
      <w:pPr>
        <w:pBdr>
          <w:bottom w:val="single" w:sz="6" w:space="0" w:color="6E0E18"/>
        </w:pBdr>
        <w:spacing w:after="280"/>
      </w:pPr>
      <w:r>
        <w:rPr>
          <w:color w:val="666666"/>
          <w:sz w:val="18"/>
          <w:szCs w:val="18"/>
        </w:rPr>
        <w:t>Sejong, Republic of Korea</w:t>
      </w:r>
    </w:p>
    <w:p w14:paraId="76BE2EC7" w14:textId="77777777" w:rsidR="00975CD5" w:rsidRDefault="00BD35BE">
      <w:pPr>
        <w:spacing w:after="90"/>
      </w:pPr>
      <w:r>
        <w:rPr>
          <w:rFonts w:ascii="Arial" w:eastAsia="Arial" w:hAnsi="Arial" w:cs="Arial"/>
          <w:b/>
          <w:bCs/>
          <w:color w:val="6E0E18"/>
          <w:sz w:val="20"/>
          <w:szCs w:val="20"/>
        </w:rPr>
        <w:t xml:space="preserve">To:  </w:t>
      </w:r>
      <w:r>
        <w:rPr>
          <w:sz w:val="20"/>
          <w:szCs w:val="20"/>
        </w:rPr>
        <w:t>Gartner Global IP &amp; Content Compliance (Attn: Ms. Sejal Kalra)</w:t>
      </w:r>
    </w:p>
    <w:p w14:paraId="79158EDC" w14:textId="77777777" w:rsidR="00975CD5" w:rsidRDefault="00BD35BE">
      <w:pPr>
        <w:spacing w:after="90"/>
      </w:pPr>
      <w:r>
        <w:rPr>
          <w:rFonts w:ascii="Arial" w:eastAsia="Arial" w:hAnsi="Arial" w:cs="Arial"/>
          <w:b/>
          <w:bCs/>
          <w:color w:val="6E0E18"/>
          <w:sz w:val="20"/>
          <w:szCs w:val="20"/>
        </w:rPr>
        <w:t xml:space="preserve">From:  </w:t>
      </w:r>
      <w:proofErr w:type="spellStart"/>
      <w:r>
        <w:rPr>
          <w:sz w:val="20"/>
          <w:szCs w:val="20"/>
        </w:rPr>
        <w:t>Heekwon</w:t>
      </w:r>
      <w:proofErr w:type="spellEnd"/>
      <w:r>
        <w:rPr>
          <w:sz w:val="20"/>
          <w:szCs w:val="20"/>
        </w:rPr>
        <w:t xml:space="preserve"> Kyung and Sanghoon Kim (KIET)</w:t>
      </w:r>
    </w:p>
    <w:p w14:paraId="4B1696D1" w14:textId="77777777" w:rsidR="00975CD5" w:rsidRDefault="00BD35BE">
      <w:pPr>
        <w:spacing w:after="90"/>
      </w:pPr>
      <w:r>
        <w:rPr>
          <w:rFonts w:ascii="Arial" w:eastAsia="Arial" w:hAnsi="Arial" w:cs="Arial"/>
          <w:b/>
          <w:bCs/>
          <w:color w:val="6E0E18"/>
          <w:sz w:val="20"/>
          <w:szCs w:val="20"/>
        </w:rPr>
        <w:t xml:space="preserve">Re:  </w:t>
      </w:r>
      <w:r>
        <w:rPr>
          <w:sz w:val="20"/>
          <w:szCs w:val="20"/>
        </w:rPr>
        <w:t>Content-compliance mock-up — Gartner-referencing excerpts, manuscript "The Reverse Ascent" (World Development submission). Case Ref #2025-139654</w:t>
      </w:r>
    </w:p>
    <w:p w14:paraId="3CA4A45F" w14:textId="77777777" w:rsidR="00975CD5" w:rsidRDefault="00BD35BE">
      <w:pPr>
        <w:spacing w:after="90"/>
      </w:pPr>
      <w:r>
        <w:rPr>
          <w:rFonts w:ascii="Arial" w:eastAsia="Arial" w:hAnsi="Arial" w:cs="Arial"/>
          <w:b/>
          <w:bCs/>
          <w:color w:val="6E0E18"/>
          <w:sz w:val="20"/>
          <w:szCs w:val="20"/>
        </w:rPr>
        <w:t xml:space="preserve">Date:  </w:t>
      </w:r>
      <w:r>
        <w:rPr>
          <w:sz w:val="20"/>
          <w:szCs w:val="20"/>
        </w:rPr>
        <w:t>30 July 2026</w:t>
      </w:r>
    </w:p>
    <w:p w14:paraId="13429F31" w14:textId="77777777" w:rsidR="00975CD5" w:rsidRDefault="00BD35BE">
      <w:pPr>
        <w:spacing w:after="90"/>
      </w:pPr>
      <w:r>
        <w:rPr>
          <w:rFonts w:ascii="Arial" w:eastAsia="Arial" w:hAnsi="Arial" w:cs="Arial"/>
          <w:b/>
          <w:bCs/>
          <w:color w:val="6E0E18"/>
          <w:sz w:val="20"/>
          <w:szCs w:val="20"/>
        </w:rPr>
        <w:t xml:space="preserve">Enclosure:  </w:t>
      </w:r>
      <w:r>
        <w:rPr>
          <w:sz w:val="20"/>
          <w:szCs w:val="20"/>
        </w:rPr>
        <w:t>This document (editable), 17 pp.: implementation summary; verbatim excerpts of the data section and source appendix; all fourteen Gartner-referencing figures as they appear; complete in-text mention inventory.</w:t>
      </w:r>
    </w:p>
    <w:p w14:paraId="7DE1C3A2" w14:textId="77777777" w:rsidR="00975CD5" w:rsidRDefault="00BD35BE">
      <w:pPr>
        <w:spacing w:before="340" w:after="120"/>
      </w:pPr>
      <w:r>
        <w:rPr>
          <w:rFonts w:ascii="Arial" w:eastAsia="Arial" w:hAnsi="Arial" w:cs="Arial"/>
          <w:b/>
          <w:bCs/>
          <w:color w:val="6E0E18"/>
          <w:sz w:val="44"/>
          <w:szCs w:val="44"/>
        </w:rPr>
        <w:t>Content-Compliance Mock-up</w:t>
      </w:r>
    </w:p>
    <w:p w14:paraId="591B1DD4" w14:textId="77777777" w:rsidR="00975CD5" w:rsidRDefault="00BD35BE">
      <w:pPr>
        <w:spacing w:after="140" w:line="288" w:lineRule="auto"/>
        <w:jc w:val="both"/>
      </w:pPr>
      <w:r>
        <w:t>This mock-up contains every excerpt of the manuscript in which Gartner data, derived statistics, or Gartner-based visualisations appear, laid out exactly as they will appear in the published paper. Two format confirmations are requested in Section 1; all other elements follow the guidance in your letter.</w:t>
      </w:r>
    </w:p>
    <w:p w14:paraId="00543126" w14:textId="77777777" w:rsidR="00975CD5" w:rsidRDefault="00BD35BE">
      <w:r>
        <w:br w:type="page"/>
      </w:r>
    </w:p>
    <w:p w14:paraId="38EE3E32" w14:textId="77777777" w:rsidR="00975CD5" w:rsidRDefault="00BD35BE">
      <w:pPr>
        <w:pStyle w:val="Heading1"/>
        <w:spacing w:before="360" w:after="160"/>
      </w:pPr>
      <w:r>
        <w:rPr>
          <w:rFonts w:ascii="Arial" w:eastAsia="Arial" w:hAnsi="Arial" w:cs="Arial"/>
          <w:b/>
          <w:bCs/>
          <w:color w:val="6E0E18"/>
          <w:sz w:val="30"/>
          <w:szCs w:val="30"/>
        </w:rPr>
        <w:lastRenderedPageBreak/>
        <w:t>1.  Implementation of the three requirements</w:t>
      </w:r>
    </w:p>
    <w:p w14:paraId="26D4D145" w14:textId="77777777" w:rsidR="00975CD5" w:rsidRDefault="00BD35BE">
      <w:pPr>
        <w:spacing w:after="140" w:line="288" w:lineRule="auto"/>
        <w:jc w:val="both"/>
      </w:pPr>
      <w:r>
        <w:t>(a) Full attribution.  A dedicated appendix ("Appendix I — Gartner source documents and content-compliance statements", reproduced verbatim in Section 3) lists every Gartner document used: each market-share workbook by title, document number and publication; the Devices quarterly document series by document number; and every methodology document with its Gartner ID, publication date, and analyst byline as printed on the document (four series, 2009–2026). Figure captions point to this appendix.</w:t>
      </w:r>
    </w:p>
    <w:p w14:paraId="4D6D0268" w14:textId="77777777" w:rsidR="00975CD5" w:rsidRDefault="00BD35BE">
      <w:pPr>
        <w:spacing w:after="140" w:line="288" w:lineRule="auto"/>
        <w:jc w:val="both"/>
      </w:pPr>
      <w:r>
        <w:t>(b) Required disclaimers.  Every author-drawn graphic based on Gartner research carries the caption line "Graphic created by the authors based on Gartner research (source documents in Appendix I). Calculations performed by the authors." All derived statistics and econometric estimates are covered by the blanket statement in Appendix I; twenty of twenty figure captions carry a compliance line.</w:t>
      </w:r>
    </w:p>
    <w:p w14:paraId="6A022E6A" w14:textId="77777777" w:rsidR="00975CD5" w:rsidRDefault="00BD35BE">
      <w:pPr>
        <w:spacing w:after="140" w:line="288" w:lineRule="auto"/>
        <w:jc w:val="both"/>
      </w:pPr>
      <w:r>
        <w:t>(c) No commingling.  No graphic mixes Gartner data with data from any other source. Where the argument pairs a Gartner-based perspective with a trade-data perspective (Figures 4, 11 and 12), the figure consists of separate panels, each a self-contained graphic with its own independent source line; the centre element of Figure 4 is an explicitly labelled data-free schematic. The hypotheses summary (Figure 1) contains no numerical values from any source.</w:t>
      </w:r>
    </w:p>
    <w:p w14:paraId="70BB8227" w14:textId="77777777" w:rsidR="00975CD5" w:rsidRDefault="00BD35BE">
      <w:pPr>
        <w:pStyle w:val="Heading2"/>
        <w:spacing w:before="240" w:after="100"/>
      </w:pPr>
      <w:r>
        <w:rPr>
          <w:rFonts w:ascii="Arial" w:eastAsia="Arial" w:hAnsi="Arial" w:cs="Arial"/>
          <w:b/>
          <w:bCs/>
          <w:color w:val="6E0E18"/>
          <w:sz w:val="24"/>
          <w:szCs w:val="24"/>
        </w:rPr>
        <w:t>Two points for confirmation</w:t>
      </w:r>
    </w:p>
    <w:p w14:paraId="647D16B7" w14:textId="77777777" w:rsidR="00975CD5" w:rsidRDefault="00BD35BE">
      <w:pPr>
        <w:spacing w:after="140" w:line="288" w:lineRule="auto"/>
        <w:jc w:val="both"/>
      </w:pPr>
      <w:r>
        <w:t>1)  Attribution of data deliverables (in-file bylines).  Each Gartner market-share deliverable carries its authorship byline inside the workbook itself, in the cover block of the Contents sheet; these in-file bylines are reproduced verbatim in Appendix I, Panel A, as the primary attribution, corroborated by the analyst lists on Gartner’s public document pages where those pages survive. Every edition’s byline is secured, including the 2010–2014 legacy files (bylines embedded as sheet text) and the 2021 editi</w:t>
      </w:r>
      <w:r>
        <w:t>on, whose byline (eighteen analysts) was recovered from an intact copy of the same deliverable held in the companion project archive (the copy inspected here is a drawing-stripped extract) and cross-checked against the adjacent 2020 and 2022 in-file bylines and the era’s methodology bylines (Panel B). Please confirm that this attribution format — Gartner, [official title], [in-file byline], [document number], [publication date] — satisfies the “Author Name(s)” requirement.</w:t>
      </w:r>
    </w:p>
    <w:p w14:paraId="2DDD50C2" w14:textId="77777777" w:rsidR="00975CD5" w:rsidRDefault="00BD35BE">
      <w:pPr>
        <w:spacing w:after="140" w:line="288" w:lineRule="auto"/>
        <w:jc w:val="both"/>
      </w:pPr>
      <w:r>
        <w:t>2)  Please confirm that the separate-panels-with-independent-source-lines format (Section 4: Figures 4, 11, 12) satisfies the no-commingling requirement.</w:t>
      </w:r>
    </w:p>
    <w:p w14:paraId="1E6FF9FF" w14:textId="77777777" w:rsidR="00975CD5" w:rsidRDefault="00BD35BE">
      <w:r>
        <w:br w:type="page"/>
      </w:r>
    </w:p>
    <w:p w14:paraId="48D6651B" w14:textId="77777777" w:rsidR="00975CD5" w:rsidRDefault="00BD35BE">
      <w:pPr>
        <w:pStyle w:val="Heading1"/>
        <w:spacing w:before="360" w:after="160"/>
      </w:pPr>
      <w:r>
        <w:rPr>
          <w:rFonts w:ascii="Arial" w:eastAsia="Arial" w:hAnsi="Arial" w:cs="Arial"/>
          <w:b/>
          <w:bCs/>
          <w:color w:val="6E0E18"/>
          <w:sz w:val="30"/>
          <w:szCs w:val="30"/>
        </w:rPr>
        <w:lastRenderedPageBreak/>
        <w:t>2.  Excerpt — Data section (verbatim)</w:t>
      </w:r>
    </w:p>
    <w:p w14:paraId="63F1A2DC" w14:textId="3E206844" w:rsidR="00975CD5" w:rsidRDefault="00BD35BE">
      <w:pPr>
        <w:spacing w:after="140" w:line="288" w:lineRule="auto"/>
        <w:jc w:val="both"/>
      </w:pPr>
      <w:r>
        <w:t xml:space="preserve">Market data. </w:t>
      </w:r>
      <w:del w:id="0" w:author="Sejal Kalra" w:date="2026-08-13T10:51:00Z" w16du:dateUtc="2026-08-13T05:21:00Z">
        <w:r w:rsidDel="00C9601F">
          <w:delText xml:space="preserve">Market-share levels come from the latest available Gartner vintage for each layer; endpoint years (2011, 2019, 2025) </w:delText>
        </w:r>
      </w:del>
      <w:r>
        <w:t>are stable across vintages, while intermediate-year readings can shift by up to roughly 0.75 points as Gartner restates. Trade data. International trade flows come from the CEPII BACI database (</w:t>
      </w:r>
      <w:proofErr w:type="spellStart"/>
      <w:r>
        <w:t>Gaulier</w:t>
      </w:r>
      <w:proofErr w:type="spellEnd"/>
      <w:r>
        <w:t xml:space="preserve"> &amp;amp; </w:t>
      </w:r>
      <w:proofErr w:type="spellStart"/>
      <w:r>
        <w:t>Zignago</w:t>
      </w:r>
      <w:proofErr w:type="spellEnd"/>
      <w:r>
        <w:t>, 2010), the standard harmonization of UN Comtrade for multi-country, multi-year analysis at the HS6 level; it reconciles mirror flows and converts import values to FOB. BACI is used for trends and cross-product comparisons. For single-country balance levels we cross-check against reporter self-r</w:t>
      </w:r>
      <w:r>
        <w:t>eports, since reconciliation redistributes flows involving non-specified partners; known issues — the “Other Asia” Taiwan convention, Hong Kong re-exports, and an IC-import undercount in recent years — are flagged where relevant and discussed in the limitations. Trade flows are taken from CEPII BACI V202601</w:t>
      </w:r>
      <w:del w:id="1" w:author="Sejal Kalra" w:date="2026-08-13T10:52:00Z" w16du:dateUtc="2026-08-13T05:22:00Z">
        <w:r w:rsidDel="00C9601F">
          <w:delText xml:space="preserve">, the most recent mirror-reconciled vintage (through 2024); Gartner market data extend through 2025, </w:delText>
        </w:r>
      </w:del>
      <w:r>
        <w:t>and the two horizons are stated per exhibit. We deliberately do not extend the trade layer with unreconciled 2025 customs returns, which would mix reporting bases across exhibits. Es</w:t>
      </w:r>
    </w:p>
    <w:p w14:paraId="4801BAE5" w14:textId="77777777" w:rsidR="00975CD5" w:rsidRDefault="00BD35BE">
      <w:r>
        <w:br w:type="page"/>
      </w:r>
    </w:p>
    <w:p w14:paraId="056BCF64" w14:textId="77777777" w:rsidR="00975CD5" w:rsidRDefault="00BD35BE">
      <w:pPr>
        <w:pStyle w:val="Heading1"/>
        <w:spacing w:before="360" w:after="160"/>
      </w:pPr>
      <w:r>
        <w:rPr>
          <w:rFonts w:ascii="Arial" w:eastAsia="Arial" w:hAnsi="Arial" w:cs="Arial"/>
          <w:b/>
          <w:bCs/>
          <w:color w:val="6E0E18"/>
          <w:sz w:val="30"/>
          <w:szCs w:val="30"/>
        </w:rPr>
        <w:lastRenderedPageBreak/>
        <w:t>3.  Excerpt — Appendix I (verbatim)</w:t>
      </w:r>
    </w:p>
    <w:p w14:paraId="13FFEDE5" w14:textId="77777777" w:rsidR="00975CD5" w:rsidRDefault="00BD35BE">
      <w:pPr>
        <w:spacing w:after="140" w:line="288" w:lineRule="auto"/>
        <w:jc w:val="both"/>
      </w:pPr>
      <w:r>
        <w:t>Compliance statements. All charts and graphics in this paper were created by the authors (</w:t>
      </w:r>
      <w:proofErr w:type="spellStart"/>
      <w:r>
        <w:t>Heekwon</w:t>
      </w:r>
      <w:proofErr w:type="spellEnd"/>
      <w:r>
        <w:t xml:space="preserve"> Kyung and Sanghoon Kim, KIET) based on Gartner research, CEPII BACI trade data, and the other sources cited; no graphic reproduces a Gartner-published exhibit. All derived statistics, aggregations, harmonized panels, and econometric estimates reported in this paper are calculations performed by the authors and do not represent Gartner published data. Gartner data and other-source data are not commingled within any single graphic; where a figure pairs perspectives from different sources, each panel i</w:t>
      </w:r>
      <w:r>
        <w:t>s a separate graphic with its own source line.</w:t>
      </w:r>
    </w:p>
    <w:p w14:paraId="5C56375E" w14:textId="77777777" w:rsidR="00975CD5" w:rsidRDefault="00BD35BE">
      <w:pPr>
        <w:spacing w:after="140" w:line="288" w:lineRule="auto"/>
        <w:jc w:val="both"/>
      </w:pPr>
      <w:r>
        <w:t>Panel A. Gartner data documents used (market-share workbooks). Authorship of data deliverables. Each modern deliverable carries its authorship byline inside the file itself, in the cover block of the Contents sheet (stored in the workbook&amp;#</w:t>
      </w:r>
      <w:proofErr w:type="gramStart"/>
      <w:r>
        <w:t>8217;s</w:t>
      </w:r>
      <w:proofErr w:type="gramEnd"/>
      <w:r>
        <w:t xml:space="preserve"> drawing layer rather than in cells): twenty of the thirty-one workbooks cited below carry such a byline, and these in-file bylines are reproduced in the rows below as the primary attribution, corroborated by the analyst lists on Gartner&amp;#</w:t>
      </w:r>
      <w:proofErr w:type="gramStart"/>
      <w:r>
        <w:t>8217;s</w:t>
      </w:r>
      <w:proofErr w:type="gramEnd"/>
      <w:r>
        <w:t xml:space="preserve"> public document pages where those pages survive. Every deliverable on file &amp;#8212; including the 2010&amp;#8211;2014 legacy .</w:t>
      </w:r>
      <w:proofErr w:type="spellStart"/>
      <w:r>
        <w:t>xls</w:t>
      </w:r>
      <w:proofErr w:type="spellEnd"/>
      <w:r>
        <w:t xml:space="preserve"> files (bylines embedded as sheet text) and every device quarterly from 4Q14 onward &amp;#8212; carries an in-file byline, with every editio</w:t>
      </w:r>
      <w:r>
        <w:t>n&amp;#8217;s byline now secured: the 2021 edition&amp;#8217;s byline (eighteen analysts) was recovered from an intact copy of the same deliverable held in the companion project archive (the copy inspected here is a drawing-stripped extract), cross-checked against the adjacent 2020 and 2022 in-file bylines and the era&amp;#8217;s methodology bylines (Panel B). The 2015&amp;#8211;16 workbooks&amp;#8217; internal vendor-coverage lookup is a coverage assignment, not authorship, and is not used for citation.</w:t>
      </w:r>
    </w:p>
    <w:p w14:paraId="7296EE6E" w14:textId="77777777" w:rsidR="00975CD5" w:rsidRDefault="00BD35BE">
      <w:pPr>
        <w:spacing w:after="140" w:line="288" w:lineRule="auto"/>
        <w:jc w:val="both"/>
      </w:pPr>
      <w:r>
        <w:t>Devices market-share document series (quarterly workbooks underlying the harmonized 2011&amp;#8211;2025 device panel): 1Q22 (doc. 765624); 1Q23 (doc. 787890); 1Q24 (doc. 808254); 1Q25 (doc. 832184); 2Q21 (doc. 757324); 2Q22 (doc. 773502); 2Q23 (doc. 787891); 3Q21 (doc. 758272); 3Q22 (doc. 778381); 3Q23 (doc. 787893); 3Q24 (doc. 824213); 4Q20 (doc. 741833); 4Q21 (doc. 765375); 4Q22 (doc. 778625); 4Q23 (doc. 808249); 4Q24 (doc. 825901). Additional quarterly documents in the same series are enumerated in the repro</w:t>
      </w:r>
      <w:r>
        <w:t>ducibility package manifest.</w:t>
      </w:r>
    </w:p>
    <w:p w14:paraId="2345F7A3" w14:textId="77777777" w:rsidR="00975CD5" w:rsidRDefault="00BD35BE">
      <w:pPr>
        <w:spacing w:after="140" w:line="288" w:lineRule="auto"/>
        <w:jc w:val="both"/>
      </w:pPr>
      <w:r>
        <w:t>Panel B. Gartner methodology documents (definitions and methodology; analyst bylines as printed).</w:t>
      </w:r>
    </w:p>
    <w:p w14:paraId="4E39DD7D" w14:textId="77777777" w:rsidR="00975CD5" w:rsidRDefault="00BD35BE">
      <w:pPr>
        <w:pStyle w:val="Heading2"/>
        <w:spacing w:before="240" w:after="100"/>
      </w:pPr>
      <w:r>
        <w:rPr>
          <w:rFonts w:ascii="Arial" w:eastAsia="Arial" w:hAnsi="Arial" w:cs="Arial"/>
          <w:b/>
          <w:bCs/>
          <w:color w:val="6E0E18"/>
          <w:sz w:val="24"/>
          <w:szCs w:val="24"/>
        </w:rPr>
        <w:t>Panel A — data documents</w:t>
      </w:r>
    </w:p>
    <w:tbl>
      <w:tblPr>
        <w:tblW w:w="9000" w:type="dxa"/>
        <w:tblBorders>
          <w:top w:val="single" w:sz="2" w:space="0" w:color="D9D2CF"/>
          <w:left w:val="single" w:sz="2" w:space="0" w:color="D9D2CF"/>
          <w:bottom w:val="single" w:sz="2" w:space="0" w:color="D9D2CF"/>
          <w:right w:val="single" w:sz="2" w:space="0" w:color="D9D2CF"/>
          <w:insideH w:val="single" w:sz="2" w:space="0" w:color="D9D2CF"/>
          <w:insideV w:val="single" w:sz="2" w:space="0" w:color="D9D2CF"/>
        </w:tblBorders>
        <w:tblCellMar>
          <w:left w:w="10" w:type="dxa"/>
          <w:right w:w="10" w:type="dxa"/>
        </w:tblCellMar>
        <w:tblLook w:val="04A0" w:firstRow="1" w:lastRow="0" w:firstColumn="1" w:lastColumn="0" w:noHBand="0" w:noVBand="1"/>
      </w:tblPr>
      <w:tblGrid>
        <w:gridCol w:w="5400"/>
        <w:gridCol w:w="1300"/>
        <w:gridCol w:w="2300"/>
      </w:tblGrid>
      <w:tr w:rsidR="00975CD5" w14:paraId="4AA9120F" w14:textId="77777777">
        <w:tblPrEx>
          <w:tblCellMar>
            <w:top w:w="0" w:type="dxa"/>
            <w:bottom w:w="0" w:type="dxa"/>
          </w:tblCellMar>
        </w:tblPrEx>
        <w:trPr>
          <w:tblHeader/>
        </w:trPr>
        <w:tc>
          <w:tcPr>
            <w:tcW w:w="5400" w:type="dxa"/>
            <w:shd w:val="clear" w:color="auto" w:fill="F1E7E5"/>
            <w:tcMar>
              <w:top w:w="40" w:type="dxa"/>
              <w:left w:w="80" w:type="dxa"/>
              <w:bottom w:w="40" w:type="dxa"/>
              <w:right w:w="80" w:type="dxa"/>
            </w:tcMar>
          </w:tcPr>
          <w:p w14:paraId="1CF2E3DF" w14:textId="77777777" w:rsidR="00975CD5" w:rsidRDefault="00BD35BE">
            <w:r>
              <w:rPr>
                <w:rFonts w:ascii="Arial" w:eastAsia="Arial" w:hAnsi="Arial" w:cs="Arial"/>
                <w:b/>
                <w:bCs/>
                <w:color w:val="6E0E18"/>
                <w:sz w:val="18"/>
                <w:szCs w:val="18"/>
              </w:rPr>
              <w:t>Document title</w:t>
            </w:r>
          </w:p>
        </w:tc>
        <w:tc>
          <w:tcPr>
            <w:tcW w:w="1300" w:type="dxa"/>
            <w:shd w:val="clear" w:color="auto" w:fill="F1E7E5"/>
            <w:tcMar>
              <w:top w:w="40" w:type="dxa"/>
              <w:left w:w="80" w:type="dxa"/>
              <w:bottom w:w="40" w:type="dxa"/>
              <w:right w:w="80" w:type="dxa"/>
            </w:tcMar>
          </w:tcPr>
          <w:p w14:paraId="2D1CA539" w14:textId="77777777" w:rsidR="00975CD5" w:rsidRDefault="00BD35BE">
            <w:r>
              <w:rPr>
                <w:rFonts w:ascii="Arial" w:eastAsia="Arial" w:hAnsi="Arial" w:cs="Arial"/>
                <w:b/>
                <w:bCs/>
                <w:color w:val="6E0E18"/>
                <w:sz w:val="18"/>
                <w:szCs w:val="18"/>
              </w:rPr>
              <w:t>Doc. ID</w:t>
            </w:r>
          </w:p>
        </w:tc>
        <w:tc>
          <w:tcPr>
            <w:tcW w:w="2300" w:type="dxa"/>
            <w:shd w:val="clear" w:color="auto" w:fill="F1E7E5"/>
            <w:tcMar>
              <w:top w:w="40" w:type="dxa"/>
              <w:left w:w="80" w:type="dxa"/>
              <w:bottom w:w="40" w:type="dxa"/>
              <w:right w:w="80" w:type="dxa"/>
            </w:tcMar>
          </w:tcPr>
          <w:p w14:paraId="3EFB52ED" w14:textId="77777777" w:rsidR="00975CD5" w:rsidRDefault="00BD35BE">
            <w:r>
              <w:rPr>
                <w:rFonts w:ascii="Arial" w:eastAsia="Arial" w:hAnsi="Arial" w:cs="Arial"/>
                <w:b/>
                <w:bCs/>
                <w:color w:val="6E0E18"/>
                <w:sz w:val="18"/>
                <w:szCs w:val="18"/>
              </w:rPr>
              <w:t>Publication</w:t>
            </w:r>
          </w:p>
        </w:tc>
      </w:tr>
      <w:tr w:rsidR="00975CD5" w14:paraId="0A09D1E4" w14:textId="77777777">
        <w:tblPrEx>
          <w:tblCellMar>
            <w:top w:w="0" w:type="dxa"/>
            <w:bottom w:w="0" w:type="dxa"/>
          </w:tblCellMar>
        </w:tblPrEx>
        <w:tc>
          <w:tcPr>
            <w:tcW w:w="5400" w:type="dxa"/>
            <w:tcMar>
              <w:top w:w="40" w:type="dxa"/>
              <w:left w:w="80" w:type="dxa"/>
              <w:bottom w:w="40" w:type="dxa"/>
              <w:right w:w="80" w:type="dxa"/>
            </w:tcMar>
          </w:tcPr>
          <w:p w14:paraId="5326999F" w14:textId="77777777" w:rsidR="00975CD5" w:rsidRDefault="00BD35BE">
            <w:r>
              <w:rPr>
                <w:color w:val="222222"/>
                <w:sz w:val="16"/>
                <w:szCs w:val="16"/>
              </w:rPr>
              <w:t xml:space="preserve">Market Share: Semiconductor Applications, Worldwide, 2010 &amp;#8212; printed byline: Bryan Lewis, Andrew Norwood, Mark Hung, Peter Middleton, Brady Wang, Jon Erensen, Jamie Wang, </w:t>
            </w:r>
            <w:proofErr w:type="spellStart"/>
            <w:r>
              <w:rPr>
                <w:color w:val="222222"/>
                <w:sz w:val="16"/>
                <w:szCs w:val="16"/>
              </w:rPr>
              <w:t>Sergis</w:t>
            </w:r>
            <w:proofErr w:type="spellEnd"/>
            <w:r>
              <w:rPr>
                <w:color w:val="222222"/>
                <w:sz w:val="16"/>
                <w:szCs w:val="16"/>
              </w:rPr>
              <w:t xml:space="preserve"> Mushell, Adriana Blanco, Steve Ohr, Joe Unsworth, Ben Lee, Paul O&amp;#</w:t>
            </w:r>
            <w:proofErr w:type="gramStart"/>
            <w:r>
              <w:rPr>
                <w:color w:val="222222"/>
                <w:sz w:val="16"/>
                <w:szCs w:val="16"/>
              </w:rPr>
              <w:t>8217;Donovan</w:t>
            </w:r>
            <w:proofErr w:type="gramEnd"/>
            <w:r>
              <w:rPr>
                <w:color w:val="222222"/>
                <w:sz w:val="16"/>
                <w:szCs w:val="16"/>
              </w:rPr>
              <w:t xml:space="preserve">, Alfonso Velosa, Hiroyuki Shimizu, Masatsune Yamaji, Masao </w:t>
            </w:r>
            <w:proofErr w:type="spellStart"/>
            <w:r>
              <w:rPr>
                <w:color w:val="222222"/>
                <w:sz w:val="16"/>
                <w:szCs w:val="16"/>
              </w:rPr>
              <w:t>Kuniba</w:t>
            </w:r>
            <w:proofErr w:type="spellEnd"/>
            <w:r>
              <w:rPr>
                <w:color w:val="222222"/>
                <w:sz w:val="16"/>
                <w:szCs w:val="16"/>
              </w:rPr>
              <w:t>, Ganesh Ramamoorthy, Adib Ghubril, Gerald Van Hoy, Nolan Reilly</w:t>
            </w:r>
          </w:p>
        </w:tc>
        <w:tc>
          <w:tcPr>
            <w:tcW w:w="1300" w:type="dxa"/>
            <w:tcMar>
              <w:top w:w="40" w:type="dxa"/>
              <w:left w:w="80" w:type="dxa"/>
              <w:bottom w:w="40" w:type="dxa"/>
              <w:right w:w="80" w:type="dxa"/>
            </w:tcMar>
          </w:tcPr>
          <w:p w14:paraId="0AE0503E" w14:textId="77777777" w:rsidR="00975CD5" w:rsidRDefault="00BD35BE">
            <w:r>
              <w:rPr>
                <w:color w:val="222222"/>
                <w:sz w:val="16"/>
                <w:szCs w:val="16"/>
              </w:rPr>
              <w:t>212141</w:t>
            </w:r>
          </w:p>
        </w:tc>
        <w:tc>
          <w:tcPr>
            <w:tcW w:w="2300" w:type="dxa"/>
            <w:tcMar>
              <w:top w:w="40" w:type="dxa"/>
              <w:left w:w="80" w:type="dxa"/>
              <w:bottom w:w="40" w:type="dxa"/>
              <w:right w:w="80" w:type="dxa"/>
            </w:tcMar>
          </w:tcPr>
          <w:p w14:paraId="5A730814" w14:textId="77777777" w:rsidR="00975CD5" w:rsidRDefault="00BD35BE">
            <w:r>
              <w:rPr>
                <w:color w:val="222222"/>
                <w:sz w:val="16"/>
                <w:szCs w:val="16"/>
              </w:rPr>
              <w:t>March 2011</w:t>
            </w:r>
          </w:p>
        </w:tc>
      </w:tr>
      <w:tr w:rsidR="00975CD5" w14:paraId="44994566" w14:textId="77777777">
        <w:tblPrEx>
          <w:tblCellMar>
            <w:top w:w="0" w:type="dxa"/>
            <w:bottom w:w="0" w:type="dxa"/>
          </w:tblCellMar>
        </w:tblPrEx>
        <w:tc>
          <w:tcPr>
            <w:tcW w:w="5400" w:type="dxa"/>
            <w:shd w:val="clear" w:color="auto" w:fill="FBF8F7"/>
            <w:tcMar>
              <w:top w:w="40" w:type="dxa"/>
              <w:left w:w="80" w:type="dxa"/>
              <w:bottom w:w="40" w:type="dxa"/>
              <w:right w:w="80" w:type="dxa"/>
            </w:tcMar>
          </w:tcPr>
          <w:p w14:paraId="35C5DD83" w14:textId="77777777" w:rsidR="00975CD5" w:rsidRDefault="00BD35BE">
            <w:r>
              <w:rPr>
                <w:color w:val="222222"/>
                <w:sz w:val="16"/>
                <w:szCs w:val="16"/>
              </w:rPr>
              <w:t xml:space="preserve">Market Share: Semiconductor Applications, Worldwide, 2011 &amp;#8212; in-file byline: Bryan Lewis, Andrew Norwood, Mark Hung, Peter Middleton, Brady Wang, Jon Erensen, Jamie Wang, </w:t>
            </w:r>
            <w:proofErr w:type="spellStart"/>
            <w:r>
              <w:rPr>
                <w:color w:val="222222"/>
                <w:sz w:val="16"/>
                <w:szCs w:val="16"/>
              </w:rPr>
              <w:t>Sergis</w:t>
            </w:r>
            <w:proofErr w:type="spellEnd"/>
            <w:r>
              <w:rPr>
                <w:color w:val="222222"/>
                <w:sz w:val="16"/>
                <w:szCs w:val="16"/>
              </w:rPr>
              <w:t xml:space="preserve"> Mushell, Adriana Blanco, Steve Ohr, Joe Unsworth, Ben Lee, Paul O'Donovan, Alfonso Velosa, Hiroyuki Shimizu, Masatsune Yamaji, Masao </w:t>
            </w:r>
            <w:proofErr w:type="spellStart"/>
            <w:r>
              <w:rPr>
                <w:color w:val="222222"/>
                <w:sz w:val="16"/>
                <w:szCs w:val="16"/>
              </w:rPr>
              <w:t>Kuniba</w:t>
            </w:r>
            <w:proofErr w:type="spellEnd"/>
            <w:r>
              <w:rPr>
                <w:color w:val="222222"/>
                <w:sz w:val="16"/>
                <w:szCs w:val="16"/>
              </w:rPr>
              <w:t>, Ganesh Ramamoorthy, Adib Ghubril, Michele Reitz, Roger Sheng, Philip Koh, Gerald Van Hoy and Nolan Reilly</w:t>
            </w:r>
          </w:p>
        </w:tc>
        <w:tc>
          <w:tcPr>
            <w:tcW w:w="1300" w:type="dxa"/>
            <w:shd w:val="clear" w:color="auto" w:fill="FBF8F7"/>
            <w:tcMar>
              <w:top w:w="40" w:type="dxa"/>
              <w:left w:w="80" w:type="dxa"/>
              <w:bottom w:w="40" w:type="dxa"/>
              <w:right w:w="80" w:type="dxa"/>
            </w:tcMar>
          </w:tcPr>
          <w:p w14:paraId="02CFC196" w14:textId="77777777" w:rsidR="00975CD5" w:rsidRDefault="00BD35BE">
            <w:r>
              <w:rPr>
                <w:color w:val="222222"/>
                <w:sz w:val="16"/>
                <w:szCs w:val="16"/>
              </w:rPr>
              <w:t>233379</w:t>
            </w:r>
          </w:p>
        </w:tc>
        <w:tc>
          <w:tcPr>
            <w:tcW w:w="2300" w:type="dxa"/>
            <w:shd w:val="clear" w:color="auto" w:fill="FBF8F7"/>
            <w:tcMar>
              <w:top w:w="40" w:type="dxa"/>
              <w:left w:w="80" w:type="dxa"/>
              <w:bottom w:w="40" w:type="dxa"/>
              <w:right w:w="80" w:type="dxa"/>
            </w:tcMar>
          </w:tcPr>
          <w:p w14:paraId="7742468B" w14:textId="77777777" w:rsidR="00975CD5" w:rsidRDefault="00BD35BE">
            <w:r>
              <w:rPr>
                <w:color w:val="222222"/>
                <w:sz w:val="16"/>
                <w:szCs w:val="16"/>
              </w:rPr>
              <w:t>March 2012</w:t>
            </w:r>
          </w:p>
        </w:tc>
      </w:tr>
      <w:tr w:rsidR="00975CD5" w14:paraId="264C3F5F" w14:textId="77777777">
        <w:tblPrEx>
          <w:tblCellMar>
            <w:top w:w="0" w:type="dxa"/>
            <w:bottom w:w="0" w:type="dxa"/>
          </w:tblCellMar>
        </w:tblPrEx>
        <w:tc>
          <w:tcPr>
            <w:tcW w:w="5400" w:type="dxa"/>
            <w:tcMar>
              <w:top w:w="40" w:type="dxa"/>
              <w:left w:w="80" w:type="dxa"/>
              <w:bottom w:w="40" w:type="dxa"/>
              <w:right w:w="80" w:type="dxa"/>
            </w:tcMar>
          </w:tcPr>
          <w:p w14:paraId="4708310C" w14:textId="77777777" w:rsidR="00975CD5" w:rsidRDefault="00BD35BE">
            <w:r>
              <w:rPr>
                <w:color w:val="222222"/>
                <w:sz w:val="16"/>
                <w:szCs w:val="16"/>
              </w:rPr>
              <w:t xml:space="preserve">Market Share: Semiconductor Applications, Worldwide, 2012 &amp;#8212; in-file byline: Bryan Lewis, Andrew Norwood, Mark Hung, James Hines, Peter Middleton, Brady Wang, Jon Erensen, Jamie Wang, </w:t>
            </w:r>
            <w:proofErr w:type="spellStart"/>
            <w:r>
              <w:rPr>
                <w:color w:val="222222"/>
                <w:sz w:val="16"/>
                <w:szCs w:val="16"/>
              </w:rPr>
              <w:t>Sergis</w:t>
            </w:r>
            <w:proofErr w:type="spellEnd"/>
            <w:r>
              <w:rPr>
                <w:color w:val="222222"/>
                <w:sz w:val="16"/>
                <w:szCs w:val="16"/>
              </w:rPr>
              <w:t xml:space="preserve"> Mushell, Adriana Blanco, Steve Ohr, Joe Unsworth, Ben Lee, Paul O'Donovan, Alfonso Velosa, Hiroyuki Shimizu, Masatsune Yamaji, Masao </w:t>
            </w:r>
            <w:proofErr w:type="spellStart"/>
            <w:r>
              <w:rPr>
                <w:color w:val="222222"/>
                <w:sz w:val="16"/>
                <w:szCs w:val="16"/>
              </w:rPr>
              <w:t>Kuniba</w:t>
            </w:r>
            <w:proofErr w:type="spellEnd"/>
            <w:r>
              <w:rPr>
                <w:color w:val="222222"/>
                <w:sz w:val="16"/>
                <w:szCs w:val="16"/>
              </w:rPr>
              <w:t>, Ganesh Ramamoorthy, Adib Ghubril, Amy Teng, Marielena Oppenheimer, Michele Reitz, Roger Sheng, Gerald Van Hoy, Nolan Reilly</w:t>
            </w:r>
          </w:p>
        </w:tc>
        <w:tc>
          <w:tcPr>
            <w:tcW w:w="1300" w:type="dxa"/>
            <w:tcMar>
              <w:top w:w="40" w:type="dxa"/>
              <w:left w:w="80" w:type="dxa"/>
              <w:bottom w:w="40" w:type="dxa"/>
              <w:right w:w="80" w:type="dxa"/>
            </w:tcMar>
          </w:tcPr>
          <w:p w14:paraId="204E6EC8" w14:textId="77777777" w:rsidR="00975CD5" w:rsidRDefault="00BD35BE">
            <w:r>
              <w:rPr>
                <w:color w:val="222222"/>
                <w:sz w:val="16"/>
                <w:szCs w:val="16"/>
              </w:rPr>
              <w:t>250903</w:t>
            </w:r>
          </w:p>
        </w:tc>
        <w:tc>
          <w:tcPr>
            <w:tcW w:w="2300" w:type="dxa"/>
            <w:tcMar>
              <w:top w:w="40" w:type="dxa"/>
              <w:left w:w="80" w:type="dxa"/>
              <w:bottom w:w="40" w:type="dxa"/>
              <w:right w:w="80" w:type="dxa"/>
            </w:tcMar>
          </w:tcPr>
          <w:p w14:paraId="7BFCA4D3" w14:textId="77777777" w:rsidR="00975CD5" w:rsidRDefault="00975CD5"/>
        </w:tc>
      </w:tr>
      <w:tr w:rsidR="00975CD5" w14:paraId="37650F85" w14:textId="77777777">
        <w:tblPrEx>
          <w:tblCellMar>
            <w:top w:w="0" w:type="dxa"/>
            <w:bottom w:w="0" w:type="dxa"/>
          </w:tblCellMar>
        </w:tblPrEx>
        <w:tc>
          <w:tcPr>
            <w:tcW w:w="5400" w:type="dxa"/>
            <w:shd w:val="clear" w:color="auto" w:fill="FBF8F7"/>
            <w:tcMar>
              <w:top w:w="40" w:type="dxa"/>
              <w:left w:w="80" w:type="dxa"/>
              <w:bottom w:w="40" w:type="dxa"/>
              <w:right w:w="80" w:type="dxa"/>
            </w:tcMar>
          </w:tcPr>
          <w:p w14:paraId="5627D7C8" w14:textId="77777777" w:rsidR="00975CD5" w:rsidRDefault="00BD35BE">
            <w:r>
              <w:rPr>
                <w:color w:val="222222"/>
                <w:sz w:val="16"/>
                <w:szCs w:val="16"/>
              </w:rPr>
              <w:t xml:space="preserve">Market Share: Semiconductor Applications, Worldwide, 2013 &amp;#8212; in-file byline: Bryan Lewis, Andrew Norwood, James Hines, Mark Hung, Brady Wang, Jon Erensen, Jamie Wang, </w:t>
            </w:r>
            <w:proofErr w:type="spellStart"/>
            <w:r>
              <w:rPr>
                <w:color w:val="222222"/>
                <w:sz w:val="16"/>
                <w:szCs w:val="16"/>
              </w:rPr>
              <w:t>Sergis</w:t>
            </w:r>
            <w:proofErr w:type="spellEnd"/>
            <w:r>
              <w:rPr>
                <w:color w:val="222222"/>
                <w:sz w:val="16"/>
                <w:szCs w:val="16"/>
              </w:rPr>
              <w:t xml:space="preserve"> Mushell, Adriana Blanco, Steve Ohr, Joe Unsworth, Ben Lee, Paul O'Donovan, Alfonso Velosa, </w:t>
            </w:r>
            <w:r>
              <w:rPr>
                <w:color w:val="222222"/>
                <w:sz w:val="16"/>
                <w:szCs w:val="16"/>
              </w:rPr>
              <w:lastRenderedPageBreak/>
              <w:t xml:space="preserve">Hiroyuki Shimizu, Masatsune Yamaji, Masao </w:t>
            </w:r>
            <w:proofErr w:type="spellStart"/>
            <w:r>
              <w:rPr>
                <w:color w:val="222222"/>
                <w:sz w:val="16"/>
                <w:szCs w:val="16"/>
              </w:rPr>
              <w:t>Kuniba</w:t>
            </w:r>
            <w:proofErr w:type="spellEnd"/>
            <w:r>
              <w:rPr>
                <w:color w:val="222222"/>
                <w:sz w:val="16"/>
                <w:szCs w:val="16"/>
              </w:rPr>
              <w:t>, Ganesh Ramamoorthy, Adib Ghubril, Amy Teng, Michele Reitz, Roger Sheng, R.M. Satish, Gerald Van Hoy, Nolan Reilly</w:t>
            </w:r>
          </w:p>
        </w:tc>
        <w:tc>
          <w:tcPr>
            <w:tcW w:w="1300" w:type="dxa"/>
            <w:shd w:val="clear" w:color="auto" w:fill="FBF8F7"/>
            <w:tcMar>
              <w:top w:w="40" w:type="dxa"/>
              <w:left w:w="80" w:type="dxa"/>
              <w:bottom w:w="40" w:type="dxa"/>
              <w:right w:w="80" w:type="dxa"/>
            </w:tcMar>
          </w:tcPr>
          <w:p w14:paraId="518DFD4E" w14:textId="77777777" w:rsidR="00975CD5" w:rsidRDefault="00BD35BE">
            <w:r>
              <w:rPr>
                <w:color w:val="222222"/>
                <w:sz w:val="16"/>
                <w:szCs w:val="16"/>
              </w:rPr>
              <w:lastRenderedPageBreak/>
              <w:t>258292</w:t>
            </w:r>
          </w:p>
        </w:tc>
        <w:tc>
          <w:tcPr>
            <w:tcW w:w="2300" w:type="dxa"/>
            <w:shd w:val="clear" w:color="auto" w:fill="FBF8F7"/>
            <w:tcMar>
              <w:top w:w="40" w:type="dxa"/>
              <w:left w:w="80" w:type="dxa"/>
              <w:bottom w:w="40" w:type="dxa"/>
              <w:right w:w="80" w:type="dxa"/>
            </w:tcMar>
          </w:tcPr>
          <w:p w14:paraId="4F3B7785" w14:textId="77777777" w:rsidR="00975CD5" w:rsidRDefault="00BD35BE">
            <w:r>
              <w:rPr>
                <w:color w:val="222222"/>
                <w:sz w:val="16"/>
                <w:szCs w:val="16"/>
              </w:rPr>
              <w:t>March 2014</w:t>
            </w:r>
          </w:p>
        </w:tc>
      </w:tr>
      <w:tr w:rsidR="00975CD5" w:rsidDel="00C9601F" w14:paraId="7CBBCA3C" w14:textId="7770E841">
        <w:tblPrEx>
          <w:tblCellMar>
            <w:top w:w="0" w:type="dxa"/>
            <w:bottom w:w="0" w:type="dxa"/>
          </w:tblCellMar>
        </w:tblPrEx>
        <w:trPr>
          <w:del w:id="2" w:author="Sejal Kalra" w:date="2026-08-13T10:53:00Z" w16du:dateUtc="2026-08-13T05:23:00Z"/>
        </w:trPr>
        <w:tc>
          <w:tcPr>
            <w:tcW w:w="5400" w:type="dxa"/>
            <w:tcMar>
              <w:top w:w="40" w:type="dxa"/>
              <w:left w:w="80" w:type="dxa"/>
              <w:bottom w:w="40" w:type="dxa"/>
              <w:right w:w="80" w:type="dxa"/>
            </w:tcMar>
          </w:tcPr>
          <w:p w14:paraId="3B1131DD" w14:textId="266DBA8F" w:rsidR="00975CD5" w:rsidDel="00C9601F" w:rsidRDefault="00BD35BE">
            <w:pPr>
              <w:rPr>
                <w:del w:id="3" w:author="Sejal Kalra" w:date="2026-08-13T10:53:00Z" w16du:dateUtc="2026-08-13T05:23:00Z"/>
              </w:rPr>
            </w:pPr>
            <w:del w:id="4" w:author="Sejal Kalra" w:date="2026-08-13T10:53:00Z" w16du:dateUtc="2026-08-13T05:23:00Z">
              <w:r w:rsidDel="00C9601F">
                <w:rPr>
                  <w:color w:val="222222"/>
                  <w:sz w:val="16"/>
                  <w:szCs w:val="16"/>
                </w:rPr>
                <w:delText>Market Share: Semiconductor Devices and Applications, Worldwide, 2014</w:delText>
              </w:r>
            </w:del>
          </w:p>
        </w:tc>
        <w:tc>
          <w:tcPr>
            <w:tcW w:w="1300" w:type="dxa"/>
            <w:tcMar>
              <w:top w:w="40" w:type="dxa"/>
              <w:left w:w="80" w:type="dxa"/>
              <w:bottom w:w="40" w:type="dxa"/>
              <w:right w:w="80" w:type="dxa"/>
            </w:tcMar>
          </w:tcPr>
          <w:p w14:paraId="1DB2CF3E" w14:textId="7F408778" w:rsidR="00975CD5" w:rsidDel="00C9601F" w:rsidRDefault="00BD35BE">
            <w:pPr>
              <w:rPr>
                <w:del w:id="5" w:author="Sejal Kalra" w:date="2026-08-13T10:53:00Z" w16du:dateUtc="2026-08-13T05:23:00Z"/>
              </w:rPr>
            </w:pPr>
            <w:del w:id="6" w:author="Sejal Kalra" w:date="2026-08-13T10:53:00Z" w16du:dateUtc="2026-08-13T05:23:00Z">
              <w:r w:rsidDel="00C9601F">
                <w:rPr>
                  <w:color w:val="222222"/>
                  <w:sz w:val="16"/>
                  <w:szCs w:val="16"/>
                </w:rPr>
                <w:delText>275295</w:delText>
              </w:r>
            </w:del>
          </w:p>
        </w:tc>
        <w:tc>
          <w:tcPr>
            <w:tcW w:w="2300" w:type="dxa"/>
            <w:tcMar>
              <w:top w:w="40" w:type="dxa"/>
              <w:left w:w="80" w:type="dxa"/>
              <w:bottom w:w="40" w:type="dxa"/>
              <w:right w:w="80" w:type="dxa"/>
            </w:tcMar>
          </w:tcPr>
          <w:p w14:paraId="6FC53CD6" w14:textId="53A4E1A2" w:rsidR="00975CD5" w:rsidDel="00C9601F" w:rsidRDefault="00BD35BE">
            <w:pPr>
              <w:rPr>
                <w:del w:id="7" w:author="Sejal Kalra" w:date="2026-08-13T10:53:00Z" w16du:dateUtc="2026-08-13T05:23:00Z"/>
              </w:rPr>
            </w:pPr>
            <w:del w:id="8" w:author="Sejal Kalra" w:date="2026-08-13T10:53:00Z" w16du:dateUtc="2026-08-13T05:23:00Z">
              <w:r w:rsidDel="00C9601F">
                <w:rPr>
                  <w:color w:val="222222"/>
                  <w:sz w:val="16"/>
                  <w:szCs w:val="16"/>
                </w:rPr>
                <w:delText>March 2015</w:delText>
              </w:r>
            </w:del>
          </w:p>
        </w:tc>
      </w:tr>
      <w:tr w:rsidR="00975CD5" w:rsidDel="00C9601F" w14:paraId="124A0744" w14:textId="4C247CFD">
        <w:tblPrEx>
          <w:tblCellMar>
            <w:top w:w="0" w:type="dxa"/>
            <w:bottom w:w="0" w:type="dxa"/>
          </w:tblCellMar>
        </w:tblPrEx>
        <w:trPr>
          <w:del w:id="9" w:author="Sejal Kalra" w:date="2026-08-13T10:53:00Z" w16du:dateUtc="2026-08-13T05:23:00Z"/>
        </w:trPr>
        <w:tc>
          <w:tcPr>
            <w:tcW w:w="5400" w:type="dxa"/>
            <w:shd w:val="clear" w:color="auto" w:fill="FBF8F7"/>
            <w:tcMar>
              <w:top w:w="40" w:type="dxa"/>
              <w:left w:w="80" w:type="dxa"/>
              <w:bottom w:w="40" w:type="dxa"/>
              <w:right w:w="80" w:type="dxa"/>
            </w:tcMar>
          </w:tcPr>
          <w:p w14:paraId="4B4A6099" w14:textId="09F59C82" w:rsidR="00975CD5" w:rsidDel="00C9601F" w:rsidRDefault="00BD35BE">
            <w:pPr>
              <w:rPr>
                <w:del w:id="10" w:author="Sejal Kalra" w:date="2026-08-13T10:53:00Z" w16du:dateUtc="2026-08-13T05:23:00Z"/>
              </w:rPr>
            </w:pPr>
            <w:del w:id="11" w:author="Sejal Kalra" w:date="2026-08-13T10:53:00Z" w16du:dateUtc="2026-08-13T05:23:00Z">
              <w:r w:rsidDel="00C9601F">
                <w:rPr>
                  <w:color w:val="222222"/>
                  <w:sz w:val="16"/>
                  <w:szCs w:val="16"/>
                </w:rPr>
                <w:delText>Market Share: Semiconductor Devices and Applications, Worldwide, 2015</w:delText>
              </w:r>
            </w:del>
          </w:p>
        </w:tc>
        <w:tc>
          <w:tcPr>
            <w:tcW w:w="1300" w:type="dxa"/>
            <w:shd w:val="clear" w:color="auto" w:fill="FBF8F7"/>
            <w:tcMar>
              <w:top w:w="40" w:type="dxa"/>
              <w:left w:w="80" w:type="dxa"/>
              <w:bottom w:w="40" w:type="dxa"/>
              <w:right w:w="80" w:type="dxa"/>
            </w:tcMar>
          </w:tcPr>
          <w:p w14:paraId="7F68B0B5" w14:textId="48288C1F" w:rsidR="00975CD5" w:rsidDel="00C9601F" w:rsidRDefault="00BD35BE">
            <w:pPr>
              <w:rPr>
                <w:del w:id="12" w:author="Sejal Kalra" w:date="2026-08-13T10:53:00Z" w16du:dateUtc="2026-08-13T05:23:00Z"/>
              </w:rPr>
            </w:pPr>
            <w:del w:id="13" w:author="Sejal Kalra" w:date="2026-08-13T10:53:00Z" w16du:dateUtc="2026-08-13T05:23:00Z">
              <w:r w:rsidDel="00C9601F">
                <w:rPr>
                  <w:color w:val="222222"/>
                  <w:sz w:val="16"/>
                  <w:szCs w:val="16"/>
                </w:rPr>
                <w:delText>296634</w:delText>
              </w:r>
            </w:del>
          </w:p>
        </w:tc>
        <w:tc>
          <w:tcPr>
            <w:tcW w:w="2300" w:type="dxa"/>
            <w:shd w:val="clear" w:color="auto" w:fill="FBF8F7"/>
            <w:tcMar>
              <w:top w:w="40" w:type="dxa"/>
              <w:left w:w="80" w:type="dxa"/>
              <w:bottom w:w="40" w:type="dxa"/>
              <w:right w:w="80" w:type="dxa"/>
            </w:tcMar>
          </w:tcPr>
          <w:p w14:paraId="6E501BDE" w14:textId="13FC2BAE" w:rsidR="00975CD5" w:rsidDel="00C9601F" w:rsidRDefault="00BD35BE">
            <w:pPr>
              <w:rPr>
                <w:del w:id="14" w:author="Sejal Kalra" w:date="2026-08-13T10:53:00Z" w16du:dateUtc="2026-08-13T05:23:00Z"/>
              </w:rPr>
            </w:pPr>
            <w:del w:id="15" w:author="Sejal Kalra" w:date="2026-08-13T10:53:00Z" w16du:dateUtc="2026-08-13T05:23:00Z">
              <w:r w:rsidDel="00C9601F">
                <w:rPr>
                  <w:color w:val="222222"/>
                  <w:sz w:val="16"/>
                  <w:szCs w:val="16"/>
                </w:rPr>
                <w:delText>March 2016</w:delText>
              </w:r>
            </w:del>
          </w:p>
        </w:tc>
      </w:tr>
      <w:tr w:rsidR="00975CD5" w:rsidDel="00C9601F" w14:paraId="5ECA33E2" w14:textId="0C58E7EF">
        <w:tblPrEx>
          <w:tblCellMar>
            <w:top w:w="0" w:type="dxa"/>
            <w:bottom w:w="0" w:type="dxa"/>
          </w:tblCellMar>
        </w:tblPrEx>
        <w:trPr>
          <w:del w:id="16" w:author="Sejal Kalra" w:date="2026-08-13T10:53:00Z" w16du:dateUtc="2026-08-13T05:23:00Z"/>
        </w:trPr>
        <w:tc>
          <w:tcPr>
            <w:tcW w:w="5400" w:type="dxa"/>
            <w:tcMar>
              <w:top w:w="40" w:type="dxa"/>
              <w:left w:w="80" w:type="dxa"/>
              <w:bottom w:w="40" w:type="dxa"/>
              <w:right w:w="80" w:type="dxa"/>
            </w:tcMar>
          </w:tcPr>
          <w:p w14:paraId="3D0579AB" w14:textId="4355F80F" w:rsidR="00975CD5" w:rsidDel="00C9601F" w:rsidRDefault="00BD35BE">
            <w:pPr>
              <w:rPr>
                <w:del w:id="17" w:author="Sejal Kalra" w:date="2026-08-13T10:53:00Z" w16du:dateUtc="2026-08-13T05:23:00Z"/>
              </w:rPr>
            </w:pPr>
            <w:del w:id="18" w:author="Sejal Kalra" w:date="2026-08-13T10:53:00Z" w16du:dateUtc="2026-08-13T05:23:00Z">
              <w:r w:rsidDel="00C9601F">
                <w:rPr>
                  <w:color w:val="222222"/>
                  <w:sz w:val="16"/>
                  <w:szCs w:val="16"/>
                </w:rPr>
                <w:delText>Market Share: Semiconductor Devices and Applications, Worldwide, 2016</w:delText>
              </w:r>
            </w:del>
          </w:p>
        </w:tc>
        <w:tc>
          <w:tcPr>
            <w:tcW w:w="1300" w:type="dxa"/>
            <w:tcMar>
              <w:top w:w="40" w:type="dxa"/>
              <w:left w:w="80" w:type="dxa"/>
              <w:bottom w:w="40" w:type="dxa"/>
              <w:right w:w="80" w:type="dxa"/>
            </w:tcMar>
          </w:tcPr>
          <w:p w14:paraId="16197748" w14:textId="0A5AC726" w:rsidR="00975CD5" w:rsidDel="00C9601F" w:rsidRDefault="00BD35BE">
            <w:pPr>
              <w:rPr>
                <w:del w:id="19" w:author="Sejal Kalra" w:date="2026-08-13T10:53:00Z" w16du:dateUtc="2026-08-13T05:23:00Z"/>
              </w:rPr>
            </w:pPr>
            <w:del w:id="20" w:author="Sejal Kalra" w:date="2026-08-13T10:53:00Z" w16du:dateUtc="2026-08-13T05:23:00Z">
              <w:r w:rsidDel="00C9601F">
                <w:rPr>
                  <w:color w:val="222222"/>
                  <w:sz w:val="16"/>
                  <w:szCs w:val="16"/>
                </w:rPr>
                <w:delText>324759</w:delText>
              </w:r>
            </w:del>
          </w:p>
        </w:tc>
        <w:tc>
          <w:tcPr>
            <w:tcW w:w="2300" w:type="dxa"/>
            <w:tcMar>
              <w:top w:w="40" w:type="dxa"/>
              <w:left w:w="80" w:type="dxa"/>
              <w:bottom w:w="40" w:type="dxa"/>
              <w:right w:w="80" w:type="dxa"/>
            </w:tcMar>
          </w:tcPr>
          <w:p w14:paraId="6A01B6AE" w14:textId="48A56678" w:rsidR="00975CD5" w:rsidDel="00C9601F" w:rsidRDefault="00BD35BE">
            <w:pPr>
              <w:rPr>
                <w:del w:id="21" w:author="Sejal Kalra" w:date="2026-08-13T10:53:00Z" w16du:dateUtc="2026-08-13T05:23:00Z"/>
              </w:rPr>
            </w:pPr>
            <w:del w:id="22" w:author="Sejal Kalra" w:date="2026-08-13T10:53:00Z" w16du:dateUtc="2026-08-13T05:23:00Z">
              <w:r w:rsidDel="00C9601F">
                <w:rPr>
                  <w:color w:val="222222"/>
                  <w:sz w:val="16"/>
                  <w:szCs w:val="16"/>
                </w:rPr>
                <w:delText>March 2017</w:delText>
              </w:r>
            </w:del>
          </w:p>
        </w:tc>
      </w:tr>
      <w:tr w:rsidR="00975CD5" w:rsidDel="00C9601F" w14:paraId="0A440F6B" w14:textId="4FDD07CA">
        <w:tblPrEx>
          <w:tblCellMar>
            <w:top w:w="0" w:type="dxa"/>
            <w:bottom w:w="0" w:type="dxa"/>
          </w:tblCellMar>
        </w:tblPrEx>
        <w:trPr>
          <w:del w:id="23" w:author="Sejal Kalra" w:date="2026-08-13T10:53:00Z" w16du:dateUtc="2026-08-13T05:23:00Z"/>
        </w:trPr>
        <w:tc>
          <w:tcPr>
            <w:tcW w:w="5400" w:type="dxa"/>
            <w:shd w:val="clear" w:color="auto" w:fill="FBF8F7"/>
            <w:tcMar>
              <w:top w:w="40" w:type="dxa"/>
              <w:left w:w="80" w:type="dxa"/>
              <w:bottom w:w="40" w:type="dxa"/>
              <w:right w:w="80" w:type="dxa"/>
            </w:tcMar>
          </w:tcPr>
          <w:p w14:paraId="0E355CEA" w14:textId="5AD9E377" w:rsidR="00975CD5" w:rsidDel="00C9601F" w:rsidRDefault="00BD35BE">
            <w:pPr>
              <w:rPr>
                <w:del w:id="24" w:author="Sejal Kalra" w:date="2026-08-13T10:53:00Z" w16du:dateUtc="2026-08-13T05:23:00Z"/>
              </w:rPr>
            </w:pPr>
            <w:del w:id="25" w:author="Sejal Kalra" w:date="2026-08-13T10:53:00Z" w16du:dateUtc="2026-08-13T05:23:00Z">
              <w:r w:rsidDel="00C9601F">
                <w:rPr>
                  <w:color w:val="222222"/>
                  <w:sz w:val="16"/>
                  <w:szCs w:val="16"/>
                </w:rPr>
                <w:delText>Market Share: Semiconductors by End Market, Worldwide, 2017 &amp;#8212; Analysts (per Gartner public document page, gartner.com/en/documents/3870492): Andrew Norwood, Amy Teng, Joseph Unsworth, Brady Wang, Masatsune Yamaji, Ben Lee, Bill Ray, George Brocklehurst, Alan Priestley, Nolan Reilly, Claire Wen, Roger Sheng, Jon Erensen</w:delText>
              </w:r>
            </w:del>
          </w:p>
        </w:tc>
        <w:tc>
          <w:tcPr>
            <w:tcW w:w="1300" w:type="dxa"/>
            <w:shd w:val="clear" w:color="auto" w:fill="FBF8F7"/>
            <w:tcMar>
              <w:top w:w="40" w:type="dxa"/>
              <w:left w:w="80" w:type="dxa"/>
              <w:bottom w:w="40" w:type="dxa"/>
              <w:right w:w="80" w:type="dxa"/>
            </w:tcMar>
          </w:tcPr>
          <w:p w14:paraId="303A417E" w14:textId="137A1F76" w:rsidR="00975CD5" w:rsidDel="00C9601F" w:rsidRDefault="00BD35BE">
            <w:pPr>
              <w:rPr>
                <w:del w:id="26" w:author="Sejal Kalra" w:date="2026-08-13T10:53:00Z" w16du:dateUtc="2026-08-13T05:23:00Z"/>
              </w:rPr>
            </w:pPr>
            <w:del w:id="27" w:author="Sejal Kalra" w:date="2026-08-13T10:53:00Z" w16du:dateUtc="2026-08-13T05:23:00Z">
              <w:r w:rsidDel="00C9601F">
                <w:rPr>
                  <w:color w:val="222222"/>
                  <w:sz w:val="16"/>
                  <w:szCs w:val="16"/>
                </w:rPr>
                <w:delText>355307</w:delText>
              </w:r>
            </w:del>
          </w:p>
        </w:tc>
        <w:tc>
          <w:tcPr>
            <w:tcW w:w="2300" w:type="dxa"/>
            <w:shd w:val="clear" w:color="auto" w:fill="FBF8F7"/>
            <w:tcMar>
              <w:top w:w="40" w:type="dxa"/>
              <w:left w:w="80" w:type="dxa"/>
              <w:bottom w:w="40" w:type="dxa"/>
              <w:right w:w="80" w:type="dxa"/>
            </w:tcMar>
          </w:tcPr>
          <w:p w14:paraId="45EF595D" w14:textId="0ED6573A" w:rsidR="00975CD5" w:rsidDel="00C9601F" w:rsidRDefault="00BD35BE">
            <w:pPr>
              <w:rPr>
                <w:del w:id="28" w:author="Sejal Kalra" w:date="2026-08-13T10:53:00Z" w16du:dateUtc="2026-08-13T05:23:00Z"/>
              </w:rPr>
            </w:pPr>
            <w:del w:id="29" w:author="Sejal Kalra" w:date="2026-08-13T10:53:00Z" w16du:dateUtc="2026-08-13T05:23:00Z">
              <w:r w:rsidDel="00C9601F">
                <w:rPr>
                  <w:color w:val="222222"/>
                  <w:sz w:val="16"/>
                  <w:szCs w:val="16"/>
                </w:rPr>
                <w:delText>04 April 2018</w:delText>
              </w:r>
            </w:del>
          </w:p>
        </w:tc>
      </w:tr>
      <w:tr w:rsidR="00975CD5" w:rsidDel="00C9601F" w14:paraId="4CBEA728" w14:textId="169C8CBF">
        <w:tblPrEx>
          <w:tblCellMar>
            <w:top w:w="0" w:type="dxa"/>
            <w:bottom w:w="0" w:type="dxa"/>
          </w:tblCellMar>
        </w:tblPrEx>
        <w:trPr>
          <w:del w:id="30" w:author="Sejal Kalra" w:date="2026-08-13T10:53:00Z" w16du:dateUtc="2026-08-13T05:23:00Z"/>
        </w:trPr>
        <w:tc>
          <w:tcPr>
            <w:tcW w:w="5400" w:type="dxa"/>
            <w:tcMar>
              <w:top w:w="40" w:type="dxa"/>
              <w:left w:w="80" w:type="dxa"/>
              <w:bottom w:w="40" w:type="dxa"/>
              <w:right w:w="80" w:type="dxa"/>
            </w:tcMar>
          </w:tcPr>
          <w:p w14:paraId="70102C0C" w14:textId="7AB90DC4" w:rsidR="00975CD5" w:rsidDel="00C9601F" w:rsidRDefault="00BD35BE">
            <w:pPr>
              <w:rPr>
                <w:del w:id="31" w:author="Sejal Kalra" w:date="2026-08-13T10:53:00Z" w16du:dateUtc="2026-08-13T05:23:00Z"/>
              </w:rPr>
            </w:pPr>
            <w:del w:id="32" w:author="Sejal Kalra" w:date="2026-08-13T10:53:00Z" w16du:dateUtc="2026-08-13T05:23:00Z">
              <w:r w:rsidDel="00C9601F">
                <w:rPr>
                  <w:color w:val="222222"/>
                  <w:sz w:val="16"/>
                  <w:szCs w:val="16"/>
                </w:rPr>
                <w:delText>Market Share: Semiconductors by End Market, Worldwide, 2018 &amp;#8212; Analysts (per Gartner public document page, gartner.com/en/documents/3906704): Bill Ray, Nolan Reilly, Claire Wen, Nitu Uppal, Anushree Verma, Jon Erensen, Andrew Norwood, Roger Sheng, Alan Priestley, George Brocklehurst, Ben Lee, Amy Teng, Joseph Unsworth, Masatsune Yamaji</w:delText>
              </w:r>
            </w:del>
          </w:p>
        </w:tc>
        <w:tc>
          <w:tcPr>
            <w:tcW w:w="1300" w:type="dxa"/>
            <w:tcMar>
              <w:top w:w="40" w:type="dxa"/>
              <w:left w:w="80" w:type="dxa"/>
              <w:bottom w:w="40" w:type="dxa"/>
              <w:right w:w="80" w:type="dxa"/>
            </w:tcMar>
          </w:tcPr>
          <w:p w14:paraId="3776C0B2" w14:textId="6F31AE87" w:rsidR="00975CD5" w:rsidDel="00C9601F" w:rsidRDefault="00BD35BE">
            <w:pPr>
              <w:rPr>
                <w:del w:id="33" w:author="Sejal Kalra" w:date="2026-08-13T10:53:00Z" w16du:dateUtc="2026-08-13T05:23:00Z"/>
              </w:rPr>
            </w:pPr>
            <w:del w:id="34" w:author="Sejal Kalra" w:date="2026-08-13T10:53:00Z" w16du:dateUtc="2026-08-13T05:23:00Z">
              <w:r w:rsidDel="00C9601F">
                <w:rPr>
                  <w:color w:val="222222"/>
                  <w:sz w:val="16"/>
                  <w:szCs w:val="16"/>
                </w:rPr>
                <w:delText>388255</w:delText>
              </w:r>
            </w:del>
          </w:p>
        </w:tc>
        <w:tc>
          <w:tcPr>
            <w:tcW w:w="2300" w:type="dxa"/>
            <w:tcMar>
              <w:top w:w="40" w:type="dxa"/>
              <w:left w:w="80" w:type="dxa"/>
              <w:bottom w:w="40" w:type="dxa"/>
              <w:right w:w="80" w:type="dxa"/>
            </w:tcMar>
          </w:tcPr>
          <w:p w14:paraId="61CB3BB6" w14:textId="30430827" w:rsidR="00975CD5" w:rsidDel="00C9601F" w:rsidRDefault="00BD35BE">
            <w:pPr>
              <w:rPr>
                <w:del w:id="35" w:author="Sejal Kalra" w:date="2026-08-13T10:53:00Z" w16du:dateUtc="2026-08-13T05:23:00Z"/>
              </w:rPr>
            </w:pPr>
            <w:del w:id="36" w:author="Sejal Kalra" w:date="2026-08-13T10:53:00Z" w16du:dateUtc="2026-08-13T05:23:00Z">
              <w:r w:rsidDel="00C9601F">
                <w:rPr>
                  <w:color w:val="222222"/>
                  <w:sz w:val="16"/>
                  <w:szCs w:val="16"/>
                </w:rPr>
                <w:delText>08 April 2019</w:delText>
              </w:r>
            </w:del>
          </w:p>
        </w:tc>
      </w:tr>
      <w:tr w:rsidR="00975CD5" w:rsidDel="00C9601F" w14:paraId="217B53E8" w14:textId="757BBE20">
        <w:tblPrEx>
          <w:tblCellMar>
            <w:top w:w="0" w:type="dxa"/>
            <w:bottom w:w="0" w:type="dxa"/>
          </w:tblCellMar>
        </w:tblPrEx>
        <w:trPr>
          <w:del w:id="37" w:author="Sejal Kalra" w:date="2026-08-13T10:53:00Z" w16du:dateUtc="2026-08-13T05:23:00Z"/>
        </w:trPr>
        <w:tc>
          <w:tcPr>
            <w:tcW w:w="5400" w:type="dxa"/>
            <w:shd w:val="clear" w:color="auto" w:fill="FBF8F7"/>
            <w:tcMar>
              <w:top w:w="40" w:type="dxa"/>
              <w:left w:w="80" w:type="dxa"/>
              <w:bottom w:w="40" w:type="dxa"/>
              <w:right w:w="80" w:type="dxa"/>
            </w:tcMar>
          </w:tcPr>
          <w:p w14:paraId="491F94E7" w14:textId="674BBBCB" w:rsidR="00975CD5" w:rsidDel="00C9601F" w:rsidRDefault="00BD35BE">
            <w:pPr>
              <w:rPr>
                <w:del w:id="38" w:author="Sejal Kalra" w:date="2026-08-13T10:53:00Z" w16du:dateUtc="2026-08-13T05:23:00Z"/>
              </w:rPr>
            </w:pPr>
            <w:del w:id="39" w:author="Sejal Kalra" w:date="2026-08-13T10:53:00Z" w16du:dateUtc="2026-08-13T05:23:00Z">
              <w:r w:rsidDel="00C9601F">
                <w:rPr>
                  <w:color w:val="222222"/>
                  <w:sz w:val="16"/>
                  <w:szCs w:val="16"/>
                </w:rPr>
                <w:delText>Market Share: Semiconductors by End Market, Worldwide, 2019 &amp;#8212; Analysts (per Gartner public document page, gartner.com/en/documents/3983032): Andrew Norwood, Jon Erensen, George Brocklehurst, Ben Lee, Alan Priestley, Bill Ray, Roger Sheng, Amy Teng, Joseph Unsworth, Masatsune Yamaji, Juhi Gupta, Anushree Verma, Rajeev Rajput, Kanishka Chauhan, Nolan Reilly</w:delText>
              </w:r>
            </w:del>
          </w:p>
        </w:tc>
        <w:tc>
          <w:tcPr>
            <w:tcW w:w="1300" w:type="dxa"/>
            <w:shd w:val="clear" w:color="auto" w:fill="FBF8F7"/>
            <w:tcMar>
              <w:top w:w="40" w:type="dxa"/>
              <w:left w:w="80" w:type="dxa"/>
              <w:bottom w:w="40" w:type="dxa"/>
              <w:right w:w="80" w:type="dxa"/>
            </w:tcMar>
          </w:tcPr>
          <w:p w14:paraId="5BA046EC" w14:textId="742FF004" w:rsidR="00975CD5" w:rsidDel="00C9601F" w:rsidRDefault="00BD35BE">
            <w:pPr>
              <w:rPr>
                <w:del w:id="40" w:author="Sejal Kalra" w:date="2026-08-13T10:53:00Z" w16du:dateUtc="2026-08-13T05:23:00Z"/>
              </w:rPr>
            </w:pPr>
            <w:del w:id="41" w:author="Sejal Kalra" w:date="2026-08-13T10:53:00Z" w16du:dateUtc="2026-08-13T05:23:00Z">
              <w:r w:rsidDel="00C9601F">
                <w:rPr>
                  <w:color w:val="222222"/>
                  <w:sz w:val="16"/>
                  <w:szCs w:val="16"/>
                </w:rPr>
                <w:delText>&amp;#8212;</w:delText>
              </w:r>
            </w:del>
          </w:p>
        </w:tc>
        <w:tc>
          <w:tcPr>
            <w:tcW w:w="2300" w:type="dxa"/>
            <w:shd w:val="clear" w:color="auto" w:fill="FBF8F7"/>
            <w:tcMar>
              <w:top w:w="40" w:type="dxa"/>
              <w:left w:w="80" w:type="dxa"/>
              <w:bottom w:w="40" w:type="dxa"/>
              <w:right w:w="80" w:type="dxa"/>
            </w:tcMar>
          </w:tcPr>
          <w:p w14:paraId="2ECD9FE1" w14:textId="1FF0D72E" w:rsidR="00975CD5" w:rsidDel="00C9601F" w:rsidRDefault="00BD35BE">
            <w:pPr>
              <w:rPr>
                <w:del w:id="42" w:author="Sejal Kalra" w:date="2026-08-13T10:53:00Z" w16du:dateUtc="2026-08-13T05:23:00Z"/>
              </w:rPr>
            </w:pPr>
            <w:del w:id="43" w:author="Sejal Kalra" w:date="2026-08-13T10:53:00Z" w16du:dateUtc="2026-08-13T05:23:00Z">
              <w:r w:rsidDel="00C9601F">
                <w:rPr>
                  <w:color w:val="222222"/>
                  <w:sz w:val="16"/>
                  <w:szCs w:val="16"/>
                </w:rPr>
                <w:delText>April 2020</w:delText>
              </w:r>
            </w:del>
          </w:p>
        </w:tc>
      </w:tr>
      <w:tr w:rsidR="00975CD5" w:rsidDel="00C9601F" w14:paraId="15E45535" w14:textId="46EAEF86">
        <w:tblPrEx>
          <w:tblCellMar>
            <w:top w:w="0" w:type="dxa"/>
            <w:bottom w:w="0" w:type="dxa"/>
          </w:tblCellMar>
        </w:tblPrEx>
        <w:trPr>
          <w:del w:id="44" w:author="Sejal Kalra" w:date="2026-08-13T10:53:00Z" w16du:dateUtc="2026-08-13T05:23:00Z"/>
        </w:trPr>
        <w:tc>
          <w:tcPr>
            <w:tcW w:w="5400" w:type="dxa"/>
            <w:tcMar>
              <w:top w:w="40" w:type="dxa"/>
              <w:left w:w="80" w:type="dxa"/>
              <w:bottom w:w="40" w:type="dxa"/>
              <w:right w:w="80" w:type="dxa"/>
            </w:tcMar>
          </w:tcPr>
          <w:p w14:paraId="134EA49B" w14:textId="6C371199" w:rsidR="00975CD5" w:rsidDel="00C9601F" w:rsidRDefault="00BD35BE">
            <w:pPr>
              <w:rPr>
                <w:del w:id="45" w:author="Sejal Kalra" w:date="2026-08-13T10:53:00Z" w16du:dateUtc="2026-08-13T05:23:00Z"/>
              </w:rPr>
            </w:pPr>
            <w:del w:id="46" w:author="Sejal Kalra" w:date="2026-08-13T10:53:00Z" w16du:dateUtc="2026-08-13T05:23:00Z">
              <w:r w:rsidDel="00C9601F">
                <w:rPr>
                  <w:color w:val="222222"/>
                  <w:sz w:val="16"/>
                  <w:szCs w:val="16"/>
                </w:rPr>
                <w:delText>Market Share: Semiconductors by End Market, Worldwide, 2020 &amp;#8212; Analysts (per Gartner public document page, gartner.com/en/documents/4000050): Andrew Norwood, Ben Lee, Nolan Reilly, Amy Teng, Jon Erensen, Joseph Unsworth, Masatsune Yamaji, Roger Sheng, Anushree Verma, Bill Ray, Alan Priestley, George Brocklehurst, Juhi Gupta, Kanishka Chauhan, Rajeev Rajput, Nikita Singh</w:delText>
              </w:r>
            </w:del>
          </w:p>
        </w:tc>
        <w:tc>
          <w:tcPr>
            <w:tcW w:w="1300" w:type="dxa"/>
            <w:tcMar>
              <w:top w:w="40" w:type="dxa"/>
              <w:left w:w="80" w:type="dxa"/>
              <w:bottom w:w="40" w:type="dxa"/>
              <w:right w:w="80" w:type="dxa"/>
            </w:tcMar>
          </w:tcPr>
          <w:p w14:paraId="4B0D8010" w14:textId="1524BCE9" w:rsidR="00975CD5" w:rsidDel="00C9601F" w:rsidRDefault="00BD35BE">
            <w:pPr>
              <w:rPr>
                <w:del w:id="47" w:author="Sejal Kalra" w:date="2026-08-13T10:53:00Z" w16du:dateUtc="2026-08-13T05:23:00Z"/>
              </w:rPr>
            </w:pPr>
            <w:del w:id="48" w:author="Sejal Kalra" w:date="2026-08-13T10:53:00Z" w16du:dateUtc="2026-08-13T05:23:00Z">
              <w:r w:rsidDel="00C9601F">
                <w:rPr>
                  <w:color w:val="222222"/>
                  <w:sz w:val="16"/>
                  <w:szCs w:val="16"/>
                </w:rPr>
                <w:delText>743000</w:delText>
              </w:r>
            </w:del>
          </w:p>
        </w:tc>
        <w:tc>
          <w:tcPr>
            <w:tcW w:w="2300" w:type="dxa"/>
            <w:tcMar>
              <w:top w:w="40" w:type="dxa"/>
              <w:left w:w="80" w:type="dxa"/>
              <w:bottom w:w="40" w:type="dxa"/>
              <w:right w:w="80" w:type="dxa"/>
            </w:tcMar>
          </w:tcPr>
          <w:p w14:paraId="5FF6B0AA" w14:textId="0CD0F245" w:rsidR="00975CD5" w:rsidDel="00C9601F" w:rsidRDefault="00BD35BE">
            <w:pPr>
              <w:rPr>
                <w:del w:id="49" w:author="Sejal Kalra" w:date="2026-08-13T10:53:00Z" w16du:dateUtc="2026-08-13T05:23:00Z"/>
              </w:rPr>
            </w:pPr>
            <w:del w:id="50" w:author="Sejal Kalra" w:date="2026-08-13T10:53:00Z" w16du:dateUtc="2026-08-13T05:23:00Z">
              <w:r w:rsidDel="00C9601F">
                <w:rPr>
                  <w:color w:val="222222"/>
                  <w:sz w:val="16"/>
                  <w:szCs w:val="16"/>
                </w:rPr>
                <w:delText>31 March 2021</w:delText>
              </w:r>
            </w:del>
          </w:p>
        </w:tc>
      </w:tr>
      <w:tr w:rsidR="00975CD5" w:rsidDel="00C9601F" w14:paraId="0427C153" w14:textId="1012DFF7">
        <w:tblPrEx>
          <w:tblCellMar>
            <w:top w:w="0" w:type="dxa"/>
            <w:bottom w:w="0" w:type="dxa"/>
          </w:tblCellMar>
        </w:tblPrEx>
        <w:trPr>
          <w:del w:id="51" w:author="Sejal Kalra" w:date="2026-08-13T10:53:00Z" w16du:dateUtc="2026-08-13T05:23:00Z"/>
        </w:trPr>
        <w:tc>
          <w:tcPr>
            <w:tcW w:w="5400" w:type="dxa"/>
            <w:shd w:val="clear" w:color="auto" w:fill="FBF8F7"/>
            <w:tcMar>
              <w:top w:w="40" w:type="dxa"/>
              <w:left w:w="80" w:type="dxa"/>
              <w:bottom w:w="40" w:type="dxa"/>
              <w:right w:w="80" w:type="dxa"/>
            </w:tcMar>
          </w:tcPr>
          <w:p w14:paraId="73A597DC" w14:textId="49207656" w:rsidR="00975CD5" w:rsidDel="00C9601F" w:rsidRDefault="00BD35BE">
            <w:pPr>
              <w:rPr>
                <w:del w:id="52" w:author="Sejal Kalra" w:date="2026-08-13T10:53:00Z" w16du:dateUtc="2026-08-13T05:23:00Z"/>
              </w:rPr>
            </w:pPr>
            <w:del w:id="53" w:author="Sejal Kalra" w:date="2026-08-13T10:53:00Z" w16du:dateUtc="2026-08-13T05:23:00Z">
              <w:r w:rsidDel="00C9601F">
                <w:rPr>
                  <w:color w:val="222222"/>
                  <w:sz w:val="16"/>
                  <w:szCs w:val="16"/>
                </w:rPr>
                <w:delText>Market Share: Semiconductors by End Market, Worldwide, 2021 &amp;#8212; in-file byline (intact companion-archive copy of the same deliverable; inspection copy here is a drawing-stripped extract): Andrew Norwood, Kanishka Chauhan, Jon Erensen, Juhi Gupta, Ben Lee, Tim Mahon, Alan Priestley, Rashi Priyam, Rajeev Rajput, Bill Ray, Nolan Reilly, Roger Sheng, Nikita Singh, Sridhar Srinivasan, Joseph Unsworth, Anushree Verma, Masatsune Yamaji, and Stacey Yin</w:delText>
              </w:r>
            </w:del>
          </w:p>
        </w:tc>
        <w:tc>
          <w:tcPr>
            <w:tcW w:w="1300" w:type="dxa"/>
            <w:shd w:val="clear" w:color="auto" w:fill="FBF8F7"/>
            <w:tcMar>
              <w:top w:w="40" w:type="dxa"/>
              <w:left w:w="80" w:type="dxa"/>
              <w:bottom w:w="40" w:type="dxa"/>
              <w:right w:w="80" w:type="dxa"/>
            </w:tcMar>
          </w:tcPr>
          <w:p w14:paraId="32BFC94F" w14:textId="31518375" w:rsidR="00975CD5" w:rsidDel="00C9601F" w:rsidRDefault="00BD35BE">
            <w:pPr>
              <w:rPr>
                <w:del w:id="54" w:author="Sejal Kalra" w:date="2026-08-13T10:53:00Z" w16du:dateUtc="2026-08-13T05:23:00Z"/>
              </w:rPr>
            </w:pPr>
            <w:del w:id="55" w:author="Sejal Kalra" w:date="2026-08-13T10:53:00Z" w16du:dateUtc="2026-08-13T05:23:00Z">
              <w:r w:rsidDel="00C9601F">
                <w:rPr>
                  <w:color w:val="222222"/>
                  <w:sz w:val="16"/>
                  <w:szCs w:val="16"/>
                </w:rPr>
                <w:delText>764981</w:delText>
              </w:r>
            </w:del>
          </w:p>
        </w:tc>
        <w:tc>
          <w:tcPr>
            <w:tcW w:w="2300" w:type="dxa"/>
            <w:shd w:val="clear" w:color="auto" w:fill="FBF8F7"/>
            <w:tcMar>
              <w:top w:w="40" w:type="dxa"/>
              <w:left w:w="80" w:type="dxa"/>
              <w:bottom w:w="40" w:type="dxa"/>
              <w:right w:w="80" w:type="dxa"/>
            </w:tcMar>
          </w:tcPr>
          <w:p w14:paraId="029AB53E" w14:textId="193E8F79" w:rsidR="00975CD5" w:rsidDel="00C9601F" w:rsidRDefault="00BD35BE">
            <w:pPr>
              <w:rPr>
                <w:del w:id="56" w:author="Sejal Kalra" w:date="2026-08-13T10:53:00Z" w16du:dateUtc="2026-08-13T05:23:00Z"/>
              </w:rPr>
            </w:pPr>
            <w:del w:id="57" w:author="Sejal Kalra" w:date="2026-08-13T10:53:00Z" w16du:dateUtc="2026-08-13T05:23:00Z">
              <w:r w:rsidDel="00C9601F">
                <w:rPr>
                  <w:color w:val="222222"/>
                  <w:sz w:val="16"/>
                  <w:szCs w:val="16"/>
                </w:rPr>
                <w:delText>March 2022</w:delText>
              </w:r>
            </w:del>
          </w:p>
        </w:tc>
      </w:tr>
      <w:tr w:rsidR="00975CD5" w:rsidDel="00C9601F" w14:paraId="60C28157" w14:textId="070EF95F">
        <w:tblPrEx>
          <w:tblCellMar>
            <w:top w:w="0" w:type="dxa"/>
            <w:bottom w:w="0" w:type="dxa"/>
          </w:tblCellMar>
        </w:tblPrEx>
        <w:trPr>
          <w:del w:id="58" w:author="Sejal Kalra" w:date="2026-08-13T10:53:00Z" w16du:dateUtc="2026-08-13T05:23:00Z"/>
        </w:trPr>
        <w:tc>
          <w:tcPr>
            <w:tcW w:w="5400" w:type="dxa"/>
            <w:tcMar>
              <w:top w:w="40" w:type="dxa"/>
              <w:left w:w="80" w:type="dxa"/>
              <w:bottom w:w="40" w:type="dxa"/>
              <w:right w:w="80" w:type="dxa"/>
            </w:tcMar>
          </w:tcPr>
          <w:p w14:paraId="043050AB" w14:textId="4ABCC0B2" w:rsidR="00975CD5" w:rsidDel="00C9601F" w:rsidRDefault="00BD35BE">
            <w:pPr>
              <w:rPr>
                <w:del w:id="59" w:author="Sejal Kalra" w:date="2026-08-13T10:53:00Z" w16du:dateUtc="2026-08-13T05:23:00Z"/>
              </w:rPr>
            </w:pPr>
            <w:del w:id="60" w:author="Sejal Kalra" w:date="2026-08-13T10:53:00Z" w16du:dateUtc="2026-08-13T05:23:00Z">
              <w:r w:rsidDel="00C9601F">
                <w:rPr>
                  <w:color w:val="222222"/>
                  <w:sz w:val="16"/>
                  <w:szCs w:val="16"/>
                </w:rPr>
                <w:delText>Semiconductor Market Share Report, 2021-2022 [2022 edition] &amp;#8212; in-file byline (Contents cover block): Andrew Norwood, Ben Lee, Nolan Reilly, Jon Erensen, Joseph Unsworth, Tim Mahon, Roger Sheng, Anushree Verma, Bill Ray, Kanishka Chauhan, Nikita Singh, Stacey Yin, Sridhar Srinivasan, Shrish Pant, Tushar Gupta, Jainendra Singh, Kartikay Gulani, Richard Gordon, Rajeev Rajput, Alan Priestley, Masatsune Yamaji Gartner Market Statistics</w:delText>
              </w:r>
            </w:del>
          </w:p>
        </w:tc>
        <w:tc>
          <w:tcPr>
            <w:tcW w:w="1300" w:type="dxa"/>
            <w:tcMar>
              <w:top w:w="40" w:type="dxa"/>
              <w:left w:w="80" w:type="dxa"/>
              <w:bottom w:w="40" w:type="dxa"/>
              <w:right w:w="80" w:type="dxa"/>
            </w:tcMar>
          </w:tcPr>
          <w:p w14:paraId="4C936D7A" w14:textId="1CF6C430" w:rsidR="00975CD5" w:rsidDel="00C9601F" w:rsidRDefault="00BD35BE">
            <w:pPr>
              <w:rPr>
                <w:del w:id="61" w:author="Sejal Kalra" w:date="2026-08-13T10:53:00Z" w16du:dateUtc="2026-08-13T05:23:00Z"/>
              </w:rPr>
            </w:pPr>
            <w:del w:id="62" w:author="Sejal Kalra" w:date="2026-08-13T10:53:00Z" w16du:dateUtc="2026-08-13T05:23:00Z">
              <w:r w:rsidDel="00C9601F">
                <w:rPr>
                  <w:color w:val="222222"/>
                  <w:sz w:val="16"/>
                  <w:szCs w:val="16"/>
                </w:rPr>
                <w:delText>787676</w:delText>
              </w:r>
            </w:del>
          </w:p>
        </w:tc>
        <w:tc>
          <w:tcPr>
            <w:tcW w:w="2300" w:type="dxa"/>
            <w:tcMar>
              <w:top w:w="40" w:type="dxa"/>
              <w:left w:w="80" w:type="dxa"/>
              <w:bottom w:w="40" w:type="dxa"/>
              <w:right w:w="80" w:type="dxa"/>
            </w:tcMar>
          </w:tcPr>
          <w:p w14:paraId="4EDBC933" w14:textId="0DA17B97" w:rsidR="00975CD5" w:rsidDel="00C9601F" w:rsidRDefault="00BD35BE">
            <w:pPr>
              <w:rPr>
                <w:del w:id="63" w:author="Sejal Kalra" w:date="2026-08-13T10:53:00Z" w16du:dateUtc="2026-08-13T05:23:00Z"/>
              </w:rPr>
            </w:pPr>
            <w:del w:id="64" w:author="Sejal Kalra" w:date="2026-08-13T10:53:00Z" w16du:dateUtc="2026-08-13T05:23:00Z">
              <w:r w:rsidDel="00C9601F">
                <w:rPr>
                  <w:color w:val="222222"/>
                  <w:sz w:val="16"/>
                  <w:szCs w:val="16"/>
                </w:rPr>
                <w:delText>April 2023</w:delText>
              </w:r>
            </w:del>
          </w:p>
        </w:tc>
      </w:tr>
      <w:tr w:rsidR="00975CD5" w:rsidDel="00C9601F" w14:paraId="19C5A97B" w14:textId="588DD79B">
        <w:tblPrEx>
          <w:tblCellMar>
            <w:top w:w="0" w:type="dxa"/>
            <w:bottom w:w="0" w:type="dxa"/>
          </w:tblCellMar>
        </w:tblPrEx>
        <w:trPr>
          <w:del w:id="65" w:author="Sejal Kalra" w:date="2026-08-13T10:53:00Z" w16du:dateUtc="2026-08-13T05:23:00Z"/>
        </w:trPr>
        <w:tc>
          <w:tcPr>
            <w:tcW w:w="5400" w:type="dxa"/>
            <w:shd w:val="clear" w:color="auto" w:fill="FBF8F7"/>
            <w:tcMar>
              <w:top w:w="40" w:type="dxa"/>
              <w:left w:w="80" w:type="dxa"/>
              <w:bottom w:w="40" w:type="dxa"/>
              <w:right w:w="80" w:type="dxa"/>
            </w:tcMar>
          </w:tcPr>
          <w:p w14:paraId="20E8E250" w14:textId="50E9E827" w:rsidR="00975CD5" w:rsidDel="00C9601F" w:rsidRDefault="00BD35BE">
            <w:pPr>
              <w:rPr>
                <w:del w:id="66" w:author="Sejal Kalra" w:date="2026-08-13T10:53:00Z" w16du:dateUtc="2026-08-13T05:23:00Z"/>
              </w:rPr>
            </w:pPr>
            <w:del w:id="67" w:author="Sejal Kalra" w:date="2026-08-13T10:53:00Z" w16du:dateUtc="2026-08-13T05:23:00Z">
              <w:r w:rsidDel="00C9601F">
                <w:rPr>
                  <w:color w:val="222222"/>
                  <w:sz w:val="16"/>
                  <w:szCs w:val="16"/>
                </w:rPr>
                <w:delText>Semiconductor Market Share Report, 2022-2023 [public title: Market Share: Semiconductors by End Market, Worldwide, 2023] &amp;#8212; Analysts (per Gartner public document page, gartner.com/en/documents/5325363): Rajeev Rajput, Alan Priestley, Anushree Verma, Bill Ray, Ben Lee, Joseph Unsworth, Jon Erensen, Kanishka Chauhan, Masatsune Yamaji, Nikita Singh, Roger Sheng, Shrish Pant, Stacey Yin, Jainendra Singh, Kartikay Gulani, Yashika Goyal, Tim Mahon</w:delText>
              </w:r>
            </w:del>
          </w:p>
        </w:tc>
        <w:tc>
          <w:tcPr>
            <w:tcW w:w="1300" w:type="dxa"/>
            <w:shd w:val="clear" w:color="auto" w:fill="FBF8F7"/>
            <w:tcMar>
              <w:top w:w="40" w:type="dxa"/>
              <w:left w:w="80" w:type="dxa"/>
              <w:bottom w:w="40" w:type="dxa"/>
              <w:right w:w="80" w:type="dxa"/>
            </w:tcMar>
          </w:tcPr>
          <w:p w14:paraId="213EECA2" w14:textId="097D5605" w:rsidR="00975CD5" w:rsidDel="00C9601F" w:rsidRDefault="00BD35BE">
            <w:pPr>
              <w:rPr>
                <w:del w:id="68" w:author="Sejal Kalra" w:date="2026-08-13T10:53:00Z" w16du:dateUtc="2026-08-13T05:23:00Z"/>
              </w:rPr>
            </w:pPr>
            <w:del w:id="69" w:author="Sejal Kalra" w:date="2026-08-13T10:53:00Z" w16du:dateUtc="2026-08-13T05:23:00Z">
              <w:r w:rsidDel="00C9601F">
                <w:rPr>
                  <w:color w:val="222222"/>
                  <w:sz w:val="16"/>
                  <w:szCs w:val="16"/>
                </w:rPr>
                <w:delText>800530</w:delText>
              </w:r>
            </w:del>
          </w:p>
        </w:tc>
        <w:tc>
          <w:tcPr>
            <w:tcW w:w="2300" w:type="dxa"/>
            <w:shd w:val="clear" w:color="auto" w:fill="FBF8F7"/>
            <w:tcMar>
              <w:top w:w="40" w:type="dxa"/>
              <w:left w:w="80" w:type="dxa"/>
              <w:bottom w:w="40" w:type="dxa"/>
              <w:right w:w="80" w:type="dxa"/>
            </w:tcMar>
          </w:tcPr>
          <w:p w14:paraId="0608C6F7" w14:textId="14609702" w:rsidR="00975CD5" w:rsidDel="00C9601F" w:rsidRDefault="00BD35BE">
            <w:pPr>
              <w:rPr>
                <w:del w:id="70" w:author="Sejal Kalra" w:date="2026-08-13T10:53:00Z" w16du:dateUtc="2026-08-13T05:23:00Z"/>
              </w:rPr>
            </w:pPr>
            <w:del w:id="71" w:author="Sejal Kalra" w:date="2026-08-13T10:53:00Z" w16du:dateUtc="2026-08-13T05:23:00Z">
              <w:r w:rsidDel="00C9601F">
                <w:rPr>
                  <w:color w:val="222222"/>
                  <w:sz w:val="16"/>
                  <w:szCs w:val="16"/>
                </w:rPr>
                <w:delText>March 2024</w:delText>
              </w:r>
            </w:del>
          </w:p>
        </w:tc>
      </w:tr>
      <w:tr w:rsidR="00975CD5" w:rsidDel="00C9601F" w14:paraId="63187600" w14:textId="1481988A">
        <w:tblPrEx>
          <w:tblCellMar>
            <w:top w:w="0" w:type="dxa"/>
            <w:bottom w:w="0" w:type="dxa"/>
          </w:tblCellMar>
        </w:tblPrEx>
        <w:trPr>
          <w:del w:id="72" w:author="Sejal Kalra" w:date="2026-08-13T10:56:00Z" w16du:dateUtc="2026-08-13T05:26:00Z"/>
        </w:trPr>
        <w:tc>
          <w:tcPr>
            <w:tcW w:w="5400" w:type="dxa"/>
            <w:tcMar>
              <w:top w:w="40" w:type="dxa"/>
              <w:left w:w="80" w:type="dxa"/>
              <w:bottom w:w="40" w:type="dxa"/>
              <w:right w:w="80" w:type="dxa"/>
            </w:tcMar>
          </w:tcPr>
          <w:p w14:paraId="4F038C8E" w14:textId="40FD537E" w:rsidR="00975CD5" w:rsidDel="00C9601F" w:rsidRDefault="00BD35BE">
            <w:pPr>
              <w:rPr>
                <w:del w:id="73" w:author="Sejal Kalra" w:date="2026-08-13T10:56:00Z" w16du:dateUtc="2026-08-13T05:26:00Z"/>
              </w:rPr>
            </w:pPr>
            <w:del w:id="74" w:author="Sejal Kalra" w:date="2026-08-13T10:56:00Z" w16du:dateUtc="2026-08-13T05:26:00Z">
              <w:r w:rsidDel="00C9601F">
                <w:rPr>
                  <w:color w:val="222222"/>
                  <w:sz w:val="16"/>
                  <w:szCs w:val="16"/>
                </w:rPr>
                <w:delText>Market Share: Semiconductors by End Market, Worldwide, 2024 &amp;#8212; Analysts (per Gartner public document page, gartner.com/en/documents/6316947): Rajeev Rajput, Anushree Verma, Ben Lee, Guy Robertson, Himanshu Kumar Ojha, Jainendra Singh, Jon Erensen, Joseph Unsworth, Kanishka Chauhan, Kartikay Gulani, Masatsune Yamaji, Menglin Cao, Roger Sheng, Shrish Pant, Stacey Yin, Yashika Goyal</w:delText>
              </w:r>
            </w:del>
          </w:p>
        </w:tc>
        <w:tc>
          <w:tcPr>
            <w:tcW w:w="1300" w:type="dxa"/>
            <w:tcMar>
              <w:top w:w="40" w:type="dxa"/>
              <w:left w:w="80" w:type="dxa"/>
              <w:bottom w:w="40" w:type="dxa"/>
              <w:right w:w="80" w:type="dxa"/>
            </w:tcMar>
          </w:tcPr>
          <w:p w14:paraId="5633F841" w14:textId="263B6B77" w:rsidR="00975CD5" w:rsidDel="00C9601F" w:rsidRDefault="00BD35BE">
            <w:pPr>
              <w:rPr>
                <w:del w:id="75" w:author="Sejal Kalra" w:date="2026-08-13T10:56:00Z" w16du:dateUtc="2026-08-13T05:26:00Z"/>
              </w:rPr>
            </w:pPr>
            <w:del w:id="76" w:author="Sejal Kalra" w:date="2026-08-13T10:56:00Z" w16du:dateUtc="2026-08-13T05:26:00Z">
              <w:r w:rsidDel="00C9601F">
                <w:rPr>
                  <w:color w:val="222222"/>
                  <w:sz w:val="16"/>
                  <w:szCs w:val="16"/>
                </w:rPr>
                <w:delText>&amp;#8212;</w:delText>
              </w:r>
            </w:del>
          </w:p>
        </w:tc>
        <w:tc>
          <w:tcPr>
            <w:tcW w:w="2300" w:type="dxa"/>
            <w:tcMar>
              <w:top w:w="40" w:type="dxa"/>
              <w:left w:w="80" w:type="dxa"/>
              <w:bottom w:w="40" w:type="dxa"/>
              <w:right w:w="80" w:type="dxa"/>
            </w:tcMar>
          </w:tcPr>
          <w:p w14:paraId="22C7B932" w14:textId="3AACDC06" w:rsidR="00975CD5" w:rsidDel="00C9601F" w:rsidRDefault="00BD35BE">
            <w:pPr>
              <w:rPr>
                <w:del w:id="77" w:author="Sejal Kalra" w:date="2026-08-13T10:56:00Z" w16du:dateUtc="2026-08-13T05:26:00Z"/>
              </w:rPr>
            </w:pPr>
            <w:del w:id="78" w:author="Sejal Kalra" w:date="2026-08-13T10:56:00Z" w16du:dateUtc="2026-08-13T05:26:00Z">
              <w:r w:rsidDel="00C9601F">
                <w:rPr>
                  <w:color w:val="222222"/>
                  <w:sz w:val="16"/>
                  <w:szCs w:val="16"/>
                </w:rPr>
                <w:delText>02 April 2025</w:delText>
              </w:r>
            </w:del>
          </w:p>
        </w:tc>
      </w:tr>
      <w:tr w:rsidR="00975CD5" w14:paraId="2DD88D3C" w14:textId="77777777">
        <w:tblPrEx>
          <w:tblCellMar>
            <w:top w:w="0" w:type="dxa"/>
            <w:bottom w:w="0" w:type="dxa"/>
          </w:tblCellMar>
        </w:tblPrEx>
        <w:tc>
          <w:tcPr>
            <w:tcW w:w="5400" w:type="dxa"/>
            <w:shd w:val="clear" w:color="auto" w:fill="FBF8F7"/>
            <w:tcMar>
              <w:top w:w="40" w:type="dxa"/>
              <w:left w:w="80" w:type="dxa"/>
              <w:bottom w:w="40" w:type="dxa"/>
              <w:right w:w="80" w:type="dxa"/>
            </w:tcMar>
          </w:tcPr>
          <w:p w14:paraId="3C73B8BD" w14:textId="77777777" w:rsidR="00975CD5" w:rsidRDefault="00BD35BE">
            <w:r>
              <w:rPr>
                <w:color w:val="222222"/>
                <w:sz w:val="16"/>
                <w:szCs w:val="16"/>
              </w:rPr>
              <w:t xml:space="preserve">Market Share: Semiconductors by End Market, Worldwide, 2025 &amp;#8212; in-file byline (Contents cover block): Rajeev Rajput, Ben Lee, Guy Robertson, Jainendra Singh, Joseph Unsworth, Jon Erensen, </w:t>
            </w:r>
            <w:proofErr w:type="spellStart"/>
            <w:r>
              <w:rPr>
                <w:color w:val="222222"/>
                <w:sz w:val="16"/>
                <w:szCs w:val="16"/>
              </w:rPr>
              <w:t>Kartikay</w:t>
            </w:r>
            <w:proofErr w:type="spellEnd"/>
            <w:r>
              <w:rPr>
                <w:color w:val="222222"/>
                <w:sz w:val="16"/>
                <w:szCs w:val="16"/>
              </w:rPr>
              <w:t xml:space="preserve"> Gulani, Masatsune Yamaji, </w:t>
            </w:r>
            <w:proofErr w:type="spellStart"/>
            <w:r>
              <w:rPr>
                <w:color w:val="222222"/>
                <w:sz w:val="16"/>
                <w:szCs w:val="16"/>
              </w:rPr>
              <w:t>Menglin</w:t>
            </w:r>
            <w:proofErr w:type="spellEnd"/>
            <w:r>
              <w:rPr>
                <w:color w:val="222222"/>
                <w:sz w:val="16"/>
                <w:szCs w:val="16"/>
              </w:rPr>
              <w:t xml:space="preserve"> Cao, Roger Sheng, Shrish Pant, Warren Peng and Yashika Goyal Gartner Market Statistics</w:t>
            </w:r>
          </w:p>
        </w:tc>
        <w:tc>
          <w:tcPr>
            <w:tcW w:w="1300" w:type="dxa"/>
            <w:shd w:val="clear" w:color="auto" w:fill="FBF8F7"/>
            <w:tcMar>
              <w:top w:w="40" w:type="dxa"/>
              <w:left w:w="80" w:type="dxa"/>
              <w:bottom w:w="40" w:type="dxa"/>
              <w:right w:w="80" w:type="dxa"/>
            </w:tcMar>
          </w:tcPr>
          <w:p w14:paraId="3E83033A" w14:textId="77777777" w:rsidR="00975CD5" w:rsidRDefault="00BD35BE">
            <w:r>
              <w:rPr>
                <w:color w:val="222222"/>
                <w:sz w:val="16"/>
                <w:szCs w:val="16"/>
              </w:rPr>
              <w:t>846653</w:t>
            </w:r>
          </w:p>
        </w:tc>
        <w:tc>
          <w:tcPr>
            <w:tcW w:w="2300" w:type="dxa"/>
            <w:shd w:val="clear" w:color="auto" w:fill="FBF8F7"/>
            <w:tcMar>
              <w:top w:w="40" w:type="dxa"/>
              <w:left w:w="80" w:type="dxa"/>
              <w:bottom w:w="40" w:type="dxa"/>
              <w:right w:w="80" w:type="dxa"/>
            </w:tcMar>
          </w:tcPr>
          <w:p w14:paraId="431F965F" w14:textId="77777777" w:rsidR="00975CD5" w:rsidRDefault="00BD35BE">
            <w:r>
              <w:rPr>
                <w:color w:val="222222"/>
                <w:sz w:val="16"/>
                <w:szCs w:val="16"/>
              </w:rPr>
              <w:t>April 2026</w:t>
            </w:r>
          </w:p>
        </w:tc>
      </w:tr>
      <w:tr w:rsidR="00975CD5" w14:paraId="6465B61E" w14:textId="77777777">
        <w:tblPrEx>
          <w:tblCellMar>
            <w:top w:w="0" w:type="dxa"/>
            <w:bottom w:w="0" w:type="dxa"/>
          </w:tblCellMar>
        </w:tblPrEx>
        <w:tc>
          <w:tcPr>
            <w:tcW w:w="5400" w:type="dxa"/>
            <w:tcMar>
              <w:top w:w="40" w:type="dxa"/>
              <w:left w:w="80" w:type="dxa"/>
              <w:bottom w:w="40" w:type="dxa"/>
              <w:right w:w="80" w:type="dxa"/>
            </w:tcMar>
          </w:tcPr>
          <w:p w14:paraId="67AEFEA7" w14:textId="77777777" w:rsidR="00975CD5" w:rsidRDefault="00BD35BE">
            <w:r>
              <w:rPr>
                <w:color w:val="222222"/>
                <w:sz w:val="16"/>
                <w:szCs w:val="16"/>
              </w:rPr>
              <w:t xml:space="preserve">Market Share: Semiconductor Wafer Fab Equipment, Worldwide, 2025 &amp;#8212; in-file byline (Contents cover block): </w:t>
            </w:r>
            <w:proofErr w:type="spellStart"/>
            <w:r>
              <w:rPr>
                <w:color w:val="222222"/>
                <w:sz w:val="16"/>
                <w:szCs w:val="16"/>
              </w:rPr>
              <w:t>Menglin</w:t>
            </w:r>
            <w:proofErr w:type="spellEnd"/>
            <w:r>
              <w:rPr>
                <w:color w:val="222222"/>
                <w:sz w:val="16"/>
                <w:szCs w:val="16"/>
              </w:rPr>
              <w:t xml:space="preserve"> Cao and Bob Johnson</w:t>
            </w:r>
          </w:p>
        </w:tc>
        <w:tc>
          <w:tcPr>
            <w:tcW w:w="1300" w:type="dxa"/>
            <w:tcMar>
              <w:top w:w="40" w:type="dxa"/>
              <w:left w:w="80" w:type="dxa"/>
              <w:bottom w:w="40" w:type="dxa"/>
              <w:right w:w="80" w:type="dxa"/>
            </w:tcMar>
          </w:tcPr>
          <w:p w14:paraId="3F6C2DED" w14:textId="77777777" w:rsidR="00975CD5" w:rsidRDefault="00BD35BE">
            <w:r>
              <w:rPr>
                <w:color w:val="222222"/>
                <w:sz w:val="16"/>
                <w:szCs w:val="16"/>
              </w:rPr>
              <w:t>846972</w:t>
            </w:r>
          </w:p>
        </w:tc>
        <w:tc>
          <w:tcPr>
            <w:tcW w:w="2300" w:type="dxa"/>
            <w:tcMar>
              <w:top w:w="40" w:type="dxa"/>
              <w:left w:w="80" w:type="dxa"/>
              <w:bottom w:w="40" w:type="dxa"/>
              <w:right w:w="80" w:type="dxa"/>
            </w:tcMar>
          </w:tcPr>
          <w:p w14:paraId="342AAE19" w14:textId="77777777" w:rsidR="00975CD5" w:rsidRDefault="00BD35BE">
            <w:r>
              <w:rPr>
                <w:color w:val="222222"/>
                <w:sz w:val="16"/>
                <w:szCs w:val="16"/>
              </w:rPr>
              <w:t>April 2026</w:t>
            </w:r>
          </w:p>
        </w:tc>
      </w:tr>
      <w:tr w:rsidR="00975CD5" w:rsidDel="00C9601F" w14:paraId="6F3CBA3B" w14:textId="1CD92CB4">
        <w:tblPrEx>
          <w:tblCellMar>
            <w:top w:w="0" w:type="dxa"/>
            <w:bottom w:w="0" w:type="dxa"/>
          </w:tblCellMar>
        </w:tblPrEx>
        <w:trPr>
          <w:del w:id="79" w:author="Sejal Kalra" w:date="2026-08-13T10:57:00Z" w16du:dateUtc="2026-08-13T05:27:00Z"/>
        </w:trPr>
        <w:tc>
          <w:tcPr>
            <w:tcW w:w="5400" w:type="dxa"/>
            <w:shd w:val="clear" w:color="auto" w:fill="FBF8F7"/>
            <w:tcMar>
              <w:top w:w="40" w:type="dxa"/>
              <w:left w:w="80" w:type="dxa"/>
              <w:bottom w:w="40" w:type="dxa"/>
              <w:right w:w="80" w:type="dxa"/>
            </w:tcMar>
          </w:tcPr>
          <w:p w14:paraId="2D089037" w14:textId="04A0E1E3" w:rsidR="00975CD5" w:rsidDel="00C9601F" w:rsidRDefault="00BD35BE">
            <w:pPr>
              <w:rPr>
                <w:del w:id="80" w:author="Sejal Kalra" w:date="2026-08-13T10:57:00Z" w16du:dateUtc="2026-08-13T05:27:00Z"/>
              </w:rPr>
            </w:pPr>
            <w:del w:id="81" w:author="Sejal Kalra" w:date="2026-08-13T10:57:00Z" w16du:dateUtc="2026-08-13T05:27:00Z">
              <w:r w:rsidDel="00C9601F">
                <w:rPr>
                  <w:color w:val="222222"/>
                  <w:sz w:val="16"/>
                  <w:szCs w:val="16"/>
                </w:rPr>
                <w:delText>Market Share: Semiconductor Wafer Fab Equipment, Worldwide, 2024 &amp;#8212; Analysts (per Gartner public document page, gartner.com/en/documents/6375843): Bob Johnson, Menglin Cao</w:delText>
              </w:r>
            </w:del>
          </w:p>
        </w:tc>
        <w:tc>
          <w:tcPr>
            <w:tcW w:w="1300" w:type="dxa"/>
            <w:shd w:val="clear" w:color="auto" w:fill="FBF8F7"/>
            <w:tcMar>
              <w:top w:w="40" w:type="dxa"/>
              <w:left w:w="80" w:type="dxa"/>
              <w:bottom w:w="40" w:type="dxa"/>
              <w:right w:w="80" w:type="dxa"/>
            </w:tcMar>
          </w:tcPr>
          <w:p w14:paraId="3C91565D" w14:textId="34170F51" w:rsidR="00975CD5" w:rsidDel="00C9601F" w:rsidRDefault="00BD35BE">
            <w:pPr>
              <w:rPr>
                <w:del w:id="82" w:author="Sejal Kalra" w:date="2026-08-13T10:57:00Z" w16du:dateUtc="2026-08-13T05:27:00Z"/>
              </w:rPr>
            </w:pPr>
            <w:del w:id="83" w:author="Sejal Kalra" w:date="2026-08-13T10:57:00Z" w16du:dateUtc="2026-08-13T05:27:00Z">
              <w:r w:rsidDel="00C9601F">
                <w:rPr>
                  <w:color w:val="222222"/>
                  <w:sz w:val="16"/>
                  <w:szCs w:val="16"/>
                </w:rPr>
                <w:delText>827175</w:delText>
              </w:r>
            </w:del>
          </w:p>
        </w:tc>
        <w:tc>
          <w:tcPr>
            <w:tcW w:w="2300" w:type="dxa"/>
            <w:shd w:val="clear" w:color="auto" w:fill="FBF8F7"/>
            <w:tcMar>
              <w:top w:w="40" w:type="dxa"/>
              <w:left w:w="80" w:type="dxa"/>
              <w:bottom w:w="40" w:type="dxa"/>
              <w:right w:w="80" w:type="dxa"/>
            </w:tcMar>
          </w:tcPr>
          <w:p w14:paraId="2EAAF318" w14:textId="45F681AA" w:rsidR="00975CD5" w:rsidDel="00C9601F" w:rsidRDefault="00BD35BE">
            <w:pPr>
              <w:rPr>
                <w:del w:id="84" w:author="Sejal Kalra" w:date="2026-08-13T10:57:00Z" w16du:dateUtc="2026-08-13T05:27:00Z"/>
              </w:rPr>
            </w:pPr>
            <w:del w:id="85" w:author="Sejal Kalra" w:date="2026-08-13T10:57:00Z" w16du:dateUtc="2026-08-13T05:27:00Z">
              <w:r w:rsidDel="00C9601F">
                <w:rPr>
                  <w:color w:val="222222"/>
                  <w:sz w:val="16"/>
                  <w:szCs w:val="16"/>
                </w:rPr>
                <w:delText>21 April 2025</w:delText>
              </w:r>
            </w:del>
          </w:p>
        </w:tc>
      </w:tr>
      <w:tr w:rsidR="00975CD5" w:rsidDel="00C9601F" w14:paraId="6ADE51A7" w14:textId="1ED1263A">
        <w:tblPrEx>
          <w:tblCellMar>
            <w:top w:w="0" w:type="dxa"/>
            <w:bottom w:w="0" w:type="dxa"/>
          </w:tblCellMar>
        </w:tblPrEx>
        <w:trPr>
          <w:del w:id="86" w:author="Sejal Kalra" w:date="2026-08-13T10:57:00Z" w16du:dateUtc="2026-08-13T05:27:00Z"/>
        </w:trPr>
        <w:tc>
          <w:tcPr>
            <w:tcW w:w="5400" w:type="dxa"/>
            <w:tcMar>
              <w:top w:w="40" w:type="dxa"/>
              <w:left w:w="80" w:type="dxa"/>
              <w:bottom w:w="40" w:type="dxa"/>
              <w:right w:w="80" w:type="dxa"/>
            </w:tcMar>
          </w:tcPr>
          <w:p w14:paraId="07C15376" w14:textId="2B850F03" w:rsidR="00975CD5" w:rsidDel="00C9601F" w:rsidRDefault="00BD35BE">
            <w:pPr>
              <w:rPr>
                <w:del w:id="87" w:author="Sejal Kalra" w:date="2026-08-13T10:57:00Z" w16du:dateUtc="2026-08-13T05:27:00Z"/>
              </w:rPr>
            </w:pPr>
            <w:del w:id="88" w:author="Sejal Kalra" w:date="2026-08-13T10:57:00Z" w16du:dateUtc="2026-08-13T05:27:00Z">
              <w:r w:rsidDel="00C9601F">
                <w:rPr>
                  <w:color w:val="222222"/>
                  <w:sz w:val="16"/>
                  <w:szCs w:val="16"/>
                </w:rPr>
                <w:lastRenderedPageBreak/>
                <w:delText>Market Share: Semiconductor Wafer Fab Equipment, Worldwide, 2020 &amp;#8212; Analysts (per Gartner public document page, gartner.com/en/documents/4000247): Bob Johnson, Gaurav Gupta</w:delText>
              </w:r>
            </w:del>
          </w:p>
        </w:tc>
        <w:tc>
          <w:tcPr>
            <w:tcW w:w="1300" w:type="dxa"/>
            <w:tcMar>
              <w:top w:w="40" w:type="dxa"/>
              <w:left w:w="80" w:type="dxa"/>
              <w:bottom w:w="40" w:type="dxa"/>
              <w:right w:w="80" w:type="dxa"/>
            </w:tcMar>
          </w:tcPr>
          <w:p w14:paraId="1EAB8A3F" w14:textId="7CEDAC44" w:rsidR="00975CD5" w:rsidDel="00C9601F" w:rsidRDefault="00BD35BE">
            <w:pPr>
              <w:rPr>
                <w:del w:id="89" w:author="Sejal Kalra" w:date="2026-08-13T10:57:00Z" w16du:dateUtc="2026-08-13T05:27:00Z"/>
              </w:rPr>
            </w:pPr>
            <w:del w:id="90" w:author="Sejal Kalra" w:date="2026-08-13T10:57:00Z" w16du:dateUtc="2026-08-13T05:27:00Z">
              <w:r w:rsidDel="00C9601F">
                <w:rPr>
                  <w:color w:val="222222"/>
                  <w:sz w:val="16"/>
                  <w:szCs w:val="16"/>
                </w:rPr>
                <w:delText>&amp;#8212;</w:delText>
              </w:r>
            </w:del>
          </w:p>
        </w:tc>
        <w:tc>
          <w:tcPr>
            <w:tcW w:w="2300" w:type="dxa"/>
            <w:tcMar>
              <w:top w:w="40" w:type="dxa"/>
              <w:left w:w="80" w:type="dxa"/>
              <w:bottom w:w="40" w:type="dxa"/>
              <w:right w:w="80" w:type="dxa"/>
            </w:tcMar>
          </w:tcPr>
          <w:p w14:paraId="35E34517" w14:textId="4354947C" w:rsidR="00975CD5" w:rsidDel="00C9601F" w:rsidRDefault="00BD35BE">
            <w:pPr>
              <w:rPr>
                <w:del w:id="91" w:author="Sejal Kalra" w:date="2026-08-13T10:57:00Z" w16du:dateUtc="2026-08-13T05:27:00Z"/>
              </w:rPr>
            </w:pPr>
            <w:del w:id="92" w:author="Sejal Kalra" w:date="2026-08-13T10:57:00Z" w16du:dateUtc="2026-08-13T05:27:00Z">
              <w:r w:rsidDel="00C9601F">
                <w:rPr>
                  <w:color w:val="222222"/>
                  <w:sz w:val="16"/>
                  <w:szCs w:val="16"/>
                </w:rPr>
                <w:delText>07 April 2021</w:delText>
              </w:r>
            </w:del>
          </w:p>
        </w:tc>
      </w:tr>
      <w:tr w:rsidR="00975CD5" w:rsidDel="00C9601F" w14:paraId="49DED390" w14:textId="2EF43F06">
        <w:tblPrEx>
          <w:tblCellMar>
            <w:top w:w="0" w:type="dxa"/>
            <w:bottom w:w="0" w:type="dxa"/>
          </w:tblCellMar>
        </w:tblPrEx>
        <w:trPr>
          <w:del w:id="93" w:author="Sejal Kalra" w:date="2026-08-13T10:57:00Z" w16du:dateUtc="2026-08-13T05:27:00Z"/>
        </w:trPr>
        <w:tc>
          <w:tcPr>
            <w:tcW w:w="5400" w:type="dxa"/>
            <w:shd w:val="clear" w:color="auto" w:fill="FBF8F7"/>
            <w:tcMar>
              <w:top w:w="40" w:type="dxa"/>
              <w:left w:w="80" w:type="dxa"/>
              <w:bottom w:w="40" w:type="dxa"/>
              <w:right w:w="80" w:type="dxa"/>
            </w:tcMar>
          </w:tcPr>
          <w:p w14:paraId="6DEF6CC0" w14:textId="14883096" w:rsidR="00975CD5" w:rsidDel="00C9601F" w:rsidRDefault="00BD35BE">
            <w:pPr>
              <w:rPr>
                <w:del w:id="94" w:author="Sejal Kalra" w:date="2026-08-13T10:57:00Z" w16du:dateUtc="2026-08-13T05:27:00Z"/>
              </w:rPr>
            </w:pPr>
            <w:del w:id="95" w:author="Sejal Kalra" w:date="2026-08-13T10:57:00Z" w16du:dateUtc="2026-08-13T05:27:00Z">
              <w:r w:rsidDel="00C9601F">
                <w:rPr>
                  <w:color w:val="222222"/>
                  <w:sz w:val="16"/>
                  <w:szCs w:val="16"/>
                </w:rPr>
                <w:delText>Market Share: Semiconductor Wafer Fab Equipment, Worldwide, 2021 &amp;#8212; Analysts (per Gartner public document page, gartner.com/en/documents/4013320): Bob Johnson, Gaurav Gupta</w:delText>
              </w:r>
            </w:del>
          </w:p>
        </w:tc>
        <w:tc>
          <w:tcPr>
            <w:tcW w:w="1300" w:type="dxa"/>
            <w:shd w:val="clear" w:color="auto" w:fill="FBF8F7"/>
            <w:tcMar>
              <w:top w:w="40" w:type="dxa"/>
              <w:left w:w="80" w:type="dxa"/>
              <w:bottom w:w="40" w:type="dxa"/>
              <w:right w:w="80" w:type="dxa"/>
            </w:tcMar>
          </w:tcPr>
          <w:p w14:paraId="152BEFF9" w14:textId="2A4A01AA" w:rsidR="00975CD5" w:rsidDel="00C9601F" w:rsidRDefault="00BD35BE">
            <w:pPr>
              <w:rPr>
                <w:del w:id="96" w:author="Sejal Kalra" w:date="2026-08-13T10:57:00Z" w16du:dateUtc="2026-08-13T05:27:00Z"/>
              </w:rPr>
            </w:pPr>
            <w:del w:id="97" w:author="Sejal Kalra" w:date="2026-08-13T10:57:00Z" w16du:dateUtc="2026-08-13T05:27:00Z">
              <w:r w:rsidDel="00C9601F">
                <w:rPr>
                  <w:color w:val="222222"/>
                  <w:sz w:val="16"/>
                  <w:szCs w:val="16"/>
                </w:rPr>
                <w:delText>&amp;#8212;</w:delText>
              </w:r>
            </w:del>
          </w:p>
        </w:tc>
        <w:tc>
          <w:tcPr>
            <w:tcW w:w="2300" w:type="dxa"/>
            <w:shd w:val="clear" w:color="auto" w:fill="FBF8F7"/>
            <w:tcMar>
              <w:top w:w="40" w:type="dxa"/>
              <w:left w:w="80" w:type="dxa"/>
              <w:bottom w:w="40" w:type="dxa"/>
              <w:right w:w="80" w:type="dxa"/>
            </w:tcMar>
          </w:tcPr>
          <w:p w14:paraId="51A1DE6D" w14:textId="3AD59650" w:rsidR="00975CD5" w:rsidDel="00C9601F" w:rsidRDefault="00BD35BE">
            <w:pPr>
              <w:rPr>
                <w:del w:id="98" w:author="Sejal Kalra" w:date="2026-08-13T10:57:00Z" w16du:dateUtc="2026-08-13T05:27:00Z"/>
              </w:rPr>
            </w:pPr>
            <w:del w:id="99" w:author="Sejal Kalra" w:date="2026-08-13T10:57:00Z" w16du:dateUtc="2026-08-13T05:27:00Z">
              <w:r w:rsidDel="00C9601F">
                <w:rPr>
                  <w:color w:val="222222"/>
                  <w:sz w:val="16"/>
                  <w:szCs w:val="16"/>
                </w:rPr>
                <w:delText>07 April 2022</w:delText>
              </w:r>
            </w:del>
          </w:p>
        </w:tc>
      </w:tr>
      <w:tr w:rsidR="00975CD5" w:rsidDel="00C9601F" w14:paraId="576B96E9" w14:textId="7570E71F">
        <w:tblPrEx>
          <w:tblCellMar>
            <w:top w:w="0" w:type="dxa"/>
            <w:bottom w:w="0" w:type="dxa"/>
          </w:tblCellMar>
        </w:tblPrEx>
        <w:trPr>
          <w:del w:id="100" w:author="Sejal Kalra" w:date="2026-08-13T10:57:00Z" w16du:dateUtc="2026-08-13T05:27:00Z"/>
        </w:trPr>
        <w:tc>
          <w:tcPr>
            <w:tcW w:w="5400" w:type="dxa"/>
            <w:tcMar>
              <w:top w:w="40" w:type="dxa"/>
              <w:left w:w="80" w:type="dxa"/>
              <w:bottom w:w="40" w:type="dxa"/>
              <w:right w:w="80" w:type="dxa"/>
            </w:tcMar>
          </w:tcPr>
          <w:p w14:paraId="04671E99" w14:textId="2961F92C" w:rsidR="00975CD5" w:rsidDel="00C9601F" w:rsidRDefault="00BD35BE">
            <w:pPr>
              <w:rPr>
                <w:del w:id="101" w:author="Sejal Kalra" w:date="2026-08-13T10:57:00Z" w16du:dateUtc="2026-08-13T05:27:00Z"/>
              </w:rPr>
            </w:pPr>
            <w:del w:id="102" w:author="Sejal Kalra" w:date="2026-08-13T10:57:00Z" w16du:dateUtc="2026-08-13T05:27:00Z">
              <w:r w:rsidDel="00C9601F">
                <w:rPr>
                  <w:color w:val="222222"/>
                  <w:sz w:val="16"/>
                  <w:szCs w:val="16"/>
                </w:rPr>
                <w:delText>Market Share: Semiconductor Wafer Fab Equipment, Worldwide, 2022 &amp;#8212; Analysts (per Gartner public document page, gartner.com/en/documents/4275799): Bob Johnson, Gaurav Gupta, Menglin Cao</w:delText>
              </w:r>
            </w:del>
          </w:p>
        </w:tc>
        <w:tc>
          <w:tcPr>
            <w:tcW w:w="1300" w:type="dxa"/>
            <w:tcMar>
              <w:top w:w="40" w:type="dxa"/>
              <w:left w:w="80" w:type="dxa"/>
              <w:bottom w:w="40" w:type="dxa"/>
              <w:right w:w="80" w:type="dxa"/>
            </w:tcMar>
          </w:tcPr>
          <w:p w14:paraId="030D7A8C" w14:textId="6CE3C869" w:rsidR="00975CD5" w:rsidDel="00C9601F" w:rsidRDefault="00BD35BE">
            <w:pPr>
              <w:rPr>
                <w:del w:id="103" w:author="Sejal Kalra" w:date="2026-08-13T10:57:00Z" w16du:dateUtc="2026-08-13T05:27:00Z"/>
              </w:rPr>
            </w:pPr>
            <w:del w:id="104" w:author="Sejal Kalra" w:date="2026-08-13T10:57:00Z" w16du:dateUtc="2026-08-13T05:27:00Z">
              <w:r w:rsidDel="00C9601F">
                <w:rPr>
                  <w:color w:val="222222"/>
                  <w:sz w:val="16"/>
                  <w:szCs w:val="16"/>
                </w:rPr>
                <w:delText>&amp;#8212;</w:delText>
              </w:r>
            </w:del>
          </w:p>
        </w:tc>
        <w:tc>
          <w:tcPr>
            <w:tcW w:w="2300" w:type="dxa"/>
            <w:tcMar>
              <w:top w:w="40" w:type="dxa"/>
              <w:left w:w="80" w:type="dxa"/>
              <w:bottom w:w="40" w:type="dxa"/>
              <w:right w:w="80" w:type="dxa"/>
            </w:tcMar>
          </w:tcPr>
          <w:p w14:paraId="372311B8" w14:textId="164F25FC" w:rsidR="00975CD5" w:rsidDel="00C9601F" w:rsidRDefault="00BD35BE">
            <w:pPr>
              <w:rPr>
                <w:del w:id="105" w:author="Sejal Kalra" w:date="2026-08-13T10:57:00Z" w16du:dateUtc="2026-08-13T05:27:00Z"/>
              </w:rPr>
            </w:pPr>
            <w:del w:id="106" w:author="Sejal Kalra" w:date="2026-08-13T10:57:00Z" w16du:dateUtc="2026-08-13T05:27:00Z">
              <w:r w:rsidDel="00C9601F">
                <w:rPr>
                  <w:color w:val="222222"/>
                  <w:sz w:val="16"/>
                  <w:szCs w:val="16"/>
                </w:rPr>
                <w:delText>17 April 2023</w:delText>
              </w:r>
            </w:del>
          </w:p>
        </w:tc>
      </w:tr>
      <w:tr w:rsidR="00975CD5" w:rsidDel="00C9601F" w14:paraId="3EA73D2A" w14:textId="5F761B0A">
        <w:tblPrEx>
          <w:tblCellMar>
            <w:top w:w="0" w:type="dxa"/>
            <w:bottom w:w="0" w:type="dxa"/>
          </w:tblCellMar>
        </w:tblPrEx>
        <w:trPr>
          <w:del w:id="107" w:author="Sejal Kalra" w:date="2026-08-13T10:57:00Z" w16du:dateUtc="2026-08-13T05:27:00Z"/>
        </w:trPr>
        <w:tc>
          <w:tcPr>
            <w:tcW w:w="5400" w:type="dxa"/>
            <w:shd w:val="clear" w:color="auto" w:fill="FBF8F7"/>
            <w:tcMar>
              <w:top w:w="40" w:type="dxa"/>
              <w:left w:w="80" w:type="dxa"/>
              <w:bottom w:w="40" w:type="dxa"/>
              <w:right w:w="80" w:type="dxa"/>
            </w:tcMar>
          </w:tcPr>
          <w:p w14:paraId="55895C08" w14:textId="75F4310B" w:rsidR="00975CD5" w:rsidDel="00C9601F" w:rsidRDefault="00BD35BE">
            <w:pPr>
              <w:rPr>
                <w:del w:id="108" w:author="Sejal Kalra" w:date="2026-08-13T10:57:00Z" w16du:dateUtc="2026-08-13T05:27:00Z"/>
              </w:rPr>
            </w:pPr>
            <w:del w:id="109" w:author="Sejal Kalra" w:date="2026-08-13T10:57:00Z" w16du:dateUtc="2026-08-13T05:27:00Z">
              <w:r w:rsidDel="00C9601F">
                <w:rPr>
                  <w:color w:val="222222"/>
                  <w:sz w:val="16"/>
                  <w:szCs w:val="16"/>
                </w:rPr>
                <w:delText>Market Share: Semiconductor Wafer Fab Equipment, Worldwide, 2023 &amp;#8212; Analysts (per Gartner public document page, gartner.com/en/documents/5397063): Bob Johnson, Gaurav Gupta, Menglin Cao</w:delText>
              </w:r>
            </w:del>
          </w:p>
        </w:tc>
        <w:tc>
          <w:tcPr>
            <w:tcW w:w="1300" w:type="dxa"/>
            <w:shd w:val="clear" w:color="auto" w:fill="FBF8F7"/>
            <w:tcMar>
              <w:top w:w="40" w:type="dxa"/>
              <w:left w:w="80" w:type="dxa"/>
              <w:bottom w:w="40" w:type="dxa"/>
              <w:right w:w="80" w:type="dxa"/>
            </w:tcMar>
          </w:tcPr>
          <w:p w14:paraId="119C949F" w14:textId="0F9EE11A" w:rsidR="00975CD5" w:rsidDel="00C9601F" w:rsidRDefault="00BD35BE">
            <w:pPr>
              <w:rPr>
                <w:del w:id="110" w:author="Sejal Kalra" w:date="2026-08-13T10:57:00Z" w16du:dateUtc="2026-08-13T05:27:00Z"/>
              </w:rPr>
            </w:pPr>
            <w:del w:id="111" w:author="Sejal Kalra" w:date="2026-08-13T10:57:00Z" w16du:dateUtc="2026-08-13T05:27:00Z">
              <w:r w:rsidDel="00C9601F">
                <w:rPr>
                  <w:color w:val="222222"/>
                  <w:sz w:val="16"/>
                  <w:szCs w:val="16"/>
                </w:rPr>
                <w:delText>801813</w:delText>
              </w:r>
            </w:del>
          </w:p>
        </w:tc>
        <w:tc>
          <w:tcPr>
            <w:tcW w:w="2300" w:type="dxa"/>
            <w:shd w:val="clear" w:color="auto" w:fill="FBF8F7"/>
            <w:tcMar>
              <w:top w:w="40" w:type="dxa"/>
              <w:left w:w="80" w:type="dxa"/>
              <w:bottom w:w="40" w:type="dxa"/>
              <w:right w:w="80" w:type="dxa"/>
            </w:tcMar>
          </w:tcPr>
          <w:p w14:paraId="3EFE58F3" w14:textId="5852117F" w:rsidR="00975CD5" w:rsidDel="00C9601F" w:rsidRDefault="00BD35BE">
            <w:pPr>
              <w:rPr>
                <w:del w:id="112" w:author="Sejal Kalra" w:date="2026-08-13T10:57:00Z" w16du:dateUtc="2026-08-13T05:27:00Z"/>
              </w:rPr>
            </w:pPr>
            <w:del w:id="113" w:author="Sejal Kalra" w:date="2026-08-13T10:57:00Z" w16du:dateUtc="2026-08-13T05:27:00Z">
              <w:r w:rsidDel="00C9601F">
                <w:rPr>
                  <w:color w:val="222222"/>
                  <w:sz w:val="16"/>
                  <w:szCs w:val="16"/>
                </w:rPr>
                <w:delText>2024</w:delText>
              </w:r>
            </w:del>
          </w:p>
        </w:tc>
      </w:tr>
      <w:tr w:rsidR="00975CD5" w:rsidDel="00C9601F" w14:paraId="4F983C81" w14:textId="4771721E">
        <w:tblPrEx>
          <w:tblCellMar>
            <w:top w:w="0" w:type="dxa"/>
            <w:bottom w:w="0" w:type="dxa"/>
          </w:tblCellMar>
        </w:tblPrEx>
        <w:trPr>
          <w:del w:id="114" w:author="Sejal Kalra" w:date="2026-08-13T10:58:00Z" w16du:dateUtc="2026-08-13T05:28:00Z"/>
        </w:trPr>
        <w:tc>
          <w:tcPr>
            <w:tcW w:w="5400" w:type="dxa"/>
            <w:tcMar>
              <w:top w:w="40" w:type="dxa"/>
              <w:left w:w="80" w:type="dxa"/>
              <w:bottom w:w="40" w:type="dxa"/>
              <w:right w:w="80" w:type="dxa"/>
            </w:tcMar>
          </w:tcPr>
          <w:p w14:paraId="30E25AC3" w14:textId="0C871E01" w:rsidR="00975CD5" w:rsidDel="00C9601F" w:rsidRDefault="00BD35BE">
            <w:pPr>
              <w:rPr>
                <w:del w:id="115" w:author="Sejal Kalra" w:date="2026-08-13T10:58:00Z" w16du:dateUtc="2026-08-13T05:28:00Z"/>
              </w:rPr>
            </w:pPr>
            <w:del w:id="116" w:author="Sejal Kalra" w:date="2026-08-13T10:58:00Z" w16du:dateUtc="2026-08-13T05:28:00Z">
              <w:r w:rsidDel="00C9601F">
                <w:rPr>
                  <w:color w:val="222222"/>
                  <w:sz w:val="16"/>
                  <w:szCs w:val="16"/>
                </w:rPr>
                <w:delText>Market Share: Servers, Worldwide, 4Q25 and 2025</w:delText>
              </w:r>
            </w:del>
          </w:p>
        </w:tc>
        <w:tc>
          <w:tcPr>
            <w:tcW w:w="1300" w:type="dxa"/>
            <w:tcMar>
              <w:top w:w="40" w:type="dxa"/>
              <w:left w:w="80" w:type="dxa"/>
              <w:bottom w:w="40" w:type="dxa"/>
              <w:right w:w="80" w:type="dxa"/>
            </w:tcMar>
          </w:tcPr>
          <w:p w14:paraId="76C0B0E5" w14:textId="4F5EB762" w:rsidR="00975CD5" w:rsidDel="00C9601F" w:rsidRDefault="00BD35BE">
            <w:pPr>
              <w:rPr>
                <w:del w:id="117" w:author="Sejal Kalra" w:date="2026-08-13T10:58:00Z" w16du:dateUtc="2026-08-13T05:28:00Z"/>
              </w:rPr>
            </w:pPr>
            <w:del w:id="118" w:author="Sejal Kalra" w:date="2026-08-13T10:58:00Z" w16du:dateUtc="2026-08-13T05:28:00Z">
              <w:r w:rsidDel="00C9601F">
                <w:rPr>
                  <w:color w:val="222222"/>
                  <w:sz w:val="16"/>
                  <w:szCs w:val="16"/>
                </w:rPr>
                <w:delText>847214</w:delText>
              </w:r>
            </w:del>
          </w:p>
        </w:tc>
        <w:tc>
          <w:tcPr>
            <w:tcW w:w="2300" w:type="dxa"/>
            <w:tcMar>
              <w:top w:w="40" w:type="dxa"/>
              <w:left w:w="80" w:type="dxa"/>
              <w:bottom w:w="40" w:type="dxa"/>
              <w:right w:w="80" w:type="dxa"/>
            </w:tcMar>
          </w:tcPr>
          <w:p w14:paraId="594F3B06" w14:textId="50C2422C" w:rsidR="00975CD5" w:rsidDel="00C9601F" w:rsidRDefault="00BD35BE">
            <w:pPr>
              <w:rPr>
                <w:del w:id="119" w:author="Sejal Kalra" w:date="2026-08-13T10:58:00Z" w16du:dateUtc="2026-08-13T05:28:00Z"/>
              </w:rPr>
            </w:pPr>
            <w:del w:id="120" w:author="Sejal Kalra" w:date="2026-08-13T10:58:00Z" w16du:dateUtc="2026-08-13T05:28:00Z">
              <w:r w:rsidDel="00C9601F">
                <w:rPr>
                  <w:color w:val="222222"/>
                  <w:sz w:val="16"/>
                  <w:szCs w:val="16"/>
                </w:rPr>
                <w:delText>2026</w:delText>
              </w:r>
            </w:del>
          </w:p>
        </w:tc>
      </w:tr>
      <w:tr w:rsidR="00975CD5" w:rsidDel="00C9601F" w14:paraId="5AB52333" w14:textId="0C2EA000">
        <w:tblPrEx>
          <w:tblCellMar>
            <w:top w:w="0" w:type="dxa"/>
            <w:bottom w:w="0" w:type="dxa"/>
          </w:tblCellMar>
        </w:tblPrEx>
        <w:trPr>
          <w:del w:id="121" w:author="Sejal Kalra" w:date="2026-08-13T10:58:00Z" w16du:dateUtc="2026-08-13T05:28:00Z"/>
        </w:trPr>
        <w:tc>
          <w:tcPr>
            <w:tcW w:w="5400" w:type="dxa"/>
            <w:shd w:val="clear" w:color="auto" w:fill="FBF8F7"/>
            <w:tcMar>
              <w:top w:w="40" w:type="dxa"/>
              <w:left w:w="80" w:type="dxa"/>
              <w:bottom w:w="40" w:type="dxa"/>
              <w:right w:w="80" w:type="dxa"/>
            </w:tcMar>
          </w:tcPr>
          <w:p w14:paraId="1E560D36" w14:textId="6B04BB5B" w:rsidR="00975CD5" w:rsidDel="00C9601F" w:rsidRDefault="00BD35BE">
            <w:pPr>
              <w:rPr>
                <w:del w:id="122" w:author="Sejal Kalra" w:date="2026-08-13T10:58:00Z" w16du:dateUtc="2026-08-13T05:28:00Z"/>
              </w:rPr>
            </w:pPr>
            <w:del w:id="123" w:author="Sejal Kalra" w:date="2026-08-13T10:58:00Z" w16du:dateUtc="2026-08-13T05:28:00Z">
              <w:r w:rsidDel="00C9601F">
                <w:rPr>
                  <w:color w:val="222222"/>
                  <w:sz w:val="16"/>
                  <w:szCs w:val="16"/>
                </w:rPr>
                <w:delText>Market Share: Servers, Worldwide, 4Q24 and 2024</w:delText>
              </w:r>
            </w:del>
          </w:p>
        </w:tc>
        <w:tc>
          <w:tcPr>
            <w:tcW w:w="1300" w:type="dxa"/>
            <w:shd w:val="clear" w:color="auto" w:fill="FBF8F7"/>
            <w:tcMar>
              <w:top w:w="40" w:type="dxa"/>
              <w:left w:w="80" w:type="dxa"/>
              <w:bottom w:w="40" w:type="dxa"/>
              <w:right w:w="80" w:type="dxa"/>
            </w:tcMar>
          </w:tcPr>
          <w:p w14:paraId="66459D1E" w14:textId="6EF5E5F4" w:rsidR="00975CD5" w:rsidDel="00C9601F" w:rsidRDefault="00BD35BE">
            <w:pPr>
              <w:rPr>
                <w:del w:id="124" w:author="Sejal Kalra" w:date="2026-08-13T10:58:00Z" w16du:dateUtc="2026-08-13T05:28:00Z"/>
              </w:rPr>
            </w:pPr>
            <w:del w:id="125" w:author="Sejal Kalra" w:date="2026-08-13T10:58:00Z" w16du:dateUtc="2026-08-13T05:28:00Z">
              <w:r w:rsidDel="00C9601F">
                <w:rPr>
                  <w:color w:val="222222"/>
                  <w:sz w:val="16"/>
                  <w:szCs w:val="16"/>
                </w:rPr>
                <w:delText>827201</w:delText>
              </w:r>
            </w:del>
          </w:p>
        </w:tc>
        <w:tc>
          <w:tcPr>
            <w:tcW w:w="2300" w:type="dxa"/>
            <w:shd w:val="clear" w:color="auto" w:fill="FBF8F7"/>
            <w:tcMar>
              <w:top w:w="40" w:type="dxa"/>
              <w:left w:w="80" w:type="dxa"/>
              <w:bottom w:w="40" w:type="dxa"/>
              <w:right w:w="80" w:type="dxa"/>
            </w:tcMar>
          </w:tcPr>
          <w:p w14:paraId="17A97333" w14:textId="58F00CF9" w:rsidR="00975CD5" w:rsidDel="00C9601F" w:rsidRDefault="00BD35BE">
            <w:pPr>
              <w:rPr>
                <w:del w:id="126" w:author="Sejal Kalra" w:date="2026-08-13T10:58:00Z" w16du:dateUtc="2026-08-13T05:28:00Z"/>
              </w:rPr>
            </w:pPr>
            <w:del w:id="127" w:author="Sejal Kalra" w:date="2026-08-13T10:58:00Z" w16du:dateUtc="2026-08-13T05:28:00Z">
              <w:r w:rsidDel="00C9601F">
                <w:rPr>
                  <w:color w:val="222222"/>
                  <w:sz w:val="16"/>
                  <w:szCs w:val="16"/>
                </w:rPr>
                <w:delText>2025</w:delText>
              </w:r>
            </w:del>
          </w:p>
        </w:tc>
      </w:tr>
      <w:tr w:rsidR="00975CD5" w:rsidDel="00C9601F" w14:paraId="797E020C" w14:textId="19335644">
        <w:tblPrEx>
          <w:tblCellMar>
            <w:top w:w="0" w:type="dxa"/>
            <w:bottom w:w="0" w:type="dxa"/>
          </w:tblCellMar>
        </w:tblPrEx>
        <w:trPr>
          <w:del w:id="128" w:author="Sejal Kalra" w:date="2026-08-13T10:58:00Z" w16du:dateUtc="2026-08-13T05:28:00Z"/>
        </w:trPr>
        <w:tc>
          <w:tcPr>
            <w:tcW w:w="5400" w:type="dxa"/>
            <w:tcMar>
              <w:top w:w="40" w:type="dxa"/>
              <w:left w:w="80" w:type="dxa"/>
              <w:bottom w:w="40" w:type="dxa"/>
              <w:right w:w="80" w:type="dxa"/>
            </w:tcMar>
          </w:tcPr>
          <w:p w14:paraId="721433CA" w14:textId="2E8DFB0B" w:rsidR="00975CD5" w:rsidDel="00C9601F" w:rsidRDefault="00BD35BE">
            <w:pPr>
              <w:rPr>
                <w:del w:id="129" w:author="Sejal Kalra" w:date="2026-08-13T10:58:00Z" w16du:dateUtc="2026-08-13T05:28:00Z"/>
              </w:rPr>
            </w:pPr>
            <w:del w:id="130" w:author="Sejal Kalra" w:date="2026-08-13T10:58:00Z" w16du:dateUtc="2026-08-13T05:28:00Z">
              <w:r w:rsidDel="00C9601F">
                <w:rPr>
                  <w:color w:val="222222"/>
                  <w:sz w:val="16"/>
                  <w:szCs w:val="16"/>
                </w:rPr>
                <w:delText>Market Share: Servers (All Countries), 4Q23 and 2023</w:delText>
              </w:r>
            </w:del>
          </w:p>
        </w:tc>
        <w:tc>
          <w:tcPr>
            <w:tcW w:w="1300" w:type="dxa"/>
            <w:tcMar>
              <w:top w:w="40" w:type="dxa"/>
              <w:left w:w="80" w:type="dxa"/>
              <w:bottom w:w="40" w:type="dxa"/>
              <w:right w:w="80" w:type="dxa"/>
            </w:tcMar>
          </w:tcPr>
          <w:p w14:paraId="0C13CB8A" w14:textId="3B591650" w:rsidR="00975CD5" w:rsidDel="00C9601F" w:rsidRDefault="00BD35BE">
            <w:pPr>
              <w:rPr>
                <w:del w:id="131" w:author="Sejal Kalra" w:date="2026-08-13T10:58:00Z" w16du:dateUtc="2026-08-13T05:28:00Z"/>
              </w:rPr>
            </w:pPr>
            <w:del w:id="132" w:author="Sejal Kalra" w:date="2026-08-13T10:58:00Z" w16du:dateUtc="2026-08-13T05:28:00Z">
              <w:r w:rsidDel="00C9601F">
                <w:rPr>
                  <w:color w:val="222222"/>
                  <w:sz w:val="16"/>
                  <w:szCs w:val="16"/>
                </w:rPr>
                <w:delText>808232</w:delText>
              </w:r>
            </w:del>
          </w:p>
        </w:tc>
        <w:tc>
          <w:tcPr>
            <w:tcW w:w="2300" w:type="dxa"/>
            <w:tcMar>
              <w:top w:w="40" w:type="dxa"/>
              <w:left w:w="80" w:type="dxa"/>
              <w:bottom w:w="40" w:type="dxa"/>
              <w:right w:w="80" w:type="dxa"/>
            </w:tcMar>
          </w:tcPr>
          <w:p w14:paraId="6E742A0C" w14:textId="67C55AA5" w:rsidR="00975CD5" w:rsidDel="00C9601F" w:rsidRDefault="00BD35BE">
            <w:pPr>
              <w:rPr>
                <w:del w:id="133" w:author="Sejal Kalra" w:date="2026-08-13T10:58:00Z" w16du:dateUtc="2026-08-13T05:28:00Z"/>
              </w:rPr>
            </w:pPr>
            <w:del w:id="134" w:author="Sejal Kalra" w:date="2026-08-13T10:58:00Z" w16du:dateUtc="2026-08-13T05:28:00Z">
              <w:r w:rsidDel="00C9601F">
                <w:rPr>
                  <w:color w:val="222222"/>
                  <w:sz w:val="16"/>
                  <w:szCs w:val="16"/>
                </w:rPr>
                <w:delText>2024</w:delText>
              </w:r>
            </w:del>
          </w:p>
        </w:tc>
      </w:tr>
    </w:tbl>
    <w:p w14:paraId="72217194" w14:textId="77777777" w:rsidR="00975CD5" w:rsidRDefault="00BD35BE">
      <w:pPr>
        <w:pStyle w:val="Heading2"/>
        <w:spacing w:before="240" w:after="100"/>
      </w:pPr>
      <w:r>
        <w:rPr>
          <w:rFonts w:ascii="Arial" w:eastAsia="Arial" w:hAnsi="Arial" w:cs="Arial"/>
          <w:b/>
          <w:bCs/>
          <w:color w:val="6E0E18"/>
          <w:sz w:val="24"/>
          <w:szCs w:val="24"/>
        </w:rPr>
        <w:t>Panel B — methodology documents (analyst bylines as printed)</w:t>
      </w:r>
    </w:p>
    <w:tbl>
      <w:tblPr>
        <w:tblW w:w="9000" w:type="dxa"/>
        <w:tblBorders>
          <w:top w:val="single" w:sz="2" w:space="0" w:color="D9D2CF"/>
          <w:left w:val="single" w:sz="2" w:space="0" w:color="D9D2CF"/>
          <w:bottom w:val="single" w:sz="2" w:space="0" w:color="D9D2CF"/>
          <w:right w:val="single" w:sz="2" w:space="0" w:color="D9D2CF"/>
          <w:insideH w:val="single" w:sz="2" w:space="0" w:color="D9D2CF"/>
          <w:insideV w:val="single" w:sz="2" w:space="0" w:color="D9D2CF"/>
        </w:tblBorders>
        <w:tblCellMar>
          <w:left w:w="10" w:type="dxa"/>
          <w:right w:w="10" w:type="dxa"/>
        </w:tblCellMar>
        <w:tblLook w:val="04A0" w:firstRow="1" w:lastRow="0" w:firstColumn="1" w:lastColumn="0" w:noHBand="0" w:noVBand="1"/>
        <w:tblPrChange w:id="135" w:author="Sejal Kalra" w:date="2026-08-13T10:58:00Z" w16du:dateUtc="2026-08-13T05:28:00Z">
          <w:tblPr>
            <w:tblW w:w="9000" w:type="dxa"/>
            <w:tblBorders>
              <w:top w:val="single" w:sz="2" w:space="0" w:color="D9D2CF"/>
              <w:left w:val="single" w:sz="2" w:space="0" w:color="D9D2CF"/>
              <w:bottom w:val="single" w:sz="2" w:space="0" w:color="D9D2CF"/>
              <w:right w:val="single" w:sz="2" w:space="0" w:color="D9D2CF"/>
              <w:insideH w:val="single" w:sz="2" w:space="0" w:color="D9D2CF"/>
              <w:insideV w:val="single" w:sz="2" w:space="0" w:color="D9D2CF"/>
            </w:tblBorders>
            <w:tblCellMar>
              <w:left w:w="10" w:type="dxa"/>
              <w:right w:w="10" w:type="dxa"/>
            </w:tblCellMar>
            <w:tblLook w:val="04A0" w:firstRow="1" w:lastRow="0" w:firstColumn="1" w:lastColumn="0" w:noHBand="0" w:noVBand="1"/>
          </w:tblPr>
        </w:tblPrChange>
      </w:tblPr>
      <w:tblGrid>
        <w:gridCol w:w="2842"/>
        <w:gridCol w:w="1072"/>
        <w:gridCol w:w="1851"/>
        <w:gridCol w:w="3235"/>
        <w:tblGridChange w:id="136">
          <w:tblGrid>
            <w:gridCol w:w="2842"/>
            <w:gridCol w:w="1072"/>
            <w:gridCol w:w="1851"/>
            <w:gridCol w:w="3235"/>
          </w:tblGrid>
        </w:tblGridChange>
      </w:tblGrid>
      <w:tr w:rsidR="00975CD5" w14:paraId="052B4217" w14:textId="77777777" w:rsidTr="00C9601F">
        <w:tblPrEx>
          <w:tblCellMar>
            <w:top w:w="0" w:type="dxa"/>
            <w:bottom w:w="0" w:type="dxa"/>
          </w:tblCellMar>
          <w:tblPrExChange w:id="137" w:author="Sejal Kalra" w:date="2026-08-13T10:58:00Z" w16du:dateUtc="2026-08-13T05:28:00Z">
            <w:tblPrEx>
              <w:tblCellMar>
                <w:top w:w="0" w:type="dxa"/>
                <w:bottom w:w="0" w:type="dxa"/>
              </w:tblCellMar>
            </w:tblPrEx>
          </w:tblPrExChange>
        </w:tblPrEx>
        <w:trPr>
          <w:tblHeader/>
          <w:trPrChange w:id="138" w:author="Sejal Kalra" w:date="2026-08-13T10:58:00Z" w16du:dateUtc="2026-08-13T05:28:00Z">
            <w:trPr>
              <w:tblHeader/>
            </w:trPr>
          </w:trPrChange>
        </w:trPr>
        <w:tc>
          <w:tcPr>
            <w:tcW w:w="2842" w:type="dxa"/>
            <w:shd w:val="clear" w:color="auto" w:fill="F1E7E5"/>
            <w:tcMar>
              <w:top w:w="40" w:type="dxa"/>
              <w:left w:w="80" w:type="dxa"/>
              <w:bottom w:w="40" w:type="dxa"/>
              <w:right w:w="80" w:type="dxa"/>
            </w:tcMar>
            <w:tcPrChange w:id="139" w:author="Sejal Kalra" w:date="2026-08-13T10:58:00Z" w16du:dateUtc="2026-08-13T05:28:00Z">
              <w:tcPr>
                <w:tcW w:w="3100" w:type="dxa"/>
                <w:shd w:val="clear" w:color="auto" w:fill="F1E7E5"/>
                <w:tcMar>
                  <w:top w:w="40" w:type="dxa"/>
                  <w:left w:w="80" w:type="dxa"/>
                  <w:bottom w:w="40" w:type="dxa"/>
                  <w:right w:w="80" w:type="dxa"/>
                </w:tcMar>
              </w:tcPr>
            </w:tcPrChange>
          </w:tcPr>
          <w:p w14:paraId="080F3846" w14:textId="77777777" w:rsidR="00975CD5" w:rsidRDefault="00BD35BE">
            <w:r>
              <w:rPr>
                <w:rFonts w:ascii="Arial" w:eastAsia="Arial" w:hAnsi="Arial" w:cs="Arial"/>
                <w:b/>
                <w:bCs/>
                <w:color w:val="6E0E18"/>
                <w:sz w:val="17"/>
                <w:szCs w:val="17"/>
              </w:rPr>
              <w:t>Title</w:t>
            </w:r>
          </w:p>
        </w:tc>
        <w:tc>
          <w:tcPr>
            <w:tcW w:w="1072" w:type="dxa"/>
            <w:shd w:val="clear" w:color="auto" w:fill="F1E7E5"/>
            <w:tcMar>
              <w:top w:w="40" w:type="dxa"/>
              <w:left w:w="80" w:type="dxa"/>
              <w:bottom w:w="40" w:type="dxa"/>
              <w:right w:w="80" w:type="dxa"/>
            </w:tcMar>
            <w:tcPrChange w:id="140" w:author="Sejal Kalra" w:date="2026-08-13T10:58:00Z" w16du:dateUtc="2026-08-13T05:28:00Z">
              <w:tcPr>
                <w:tcW w:w="1050" w:type="dxa"/>
                <w:shd w:val="clear" w:color="auto" w:fill="F1E7E5"/>
                <w:tcMar>
                  <w:top w:w="40" w:type="dxa"/>
                  <w:left w:w="80" w:type="dxa"/>
                  <w:bottom w:w="40" w:type="dxa"/>
                  <w:right w:w="80" w:type="dxa"/>
                </w:tcMar>
              </w:tcPr>
            </w:tcPrChange>
          </w:tcPr>
          <w:p w14:paraId="4AEE927F" w14:textId="77777777" w:rsidR="00975CD5" w:rsidRDefault="00BD35BE">
            <w:r>
              <w:rPr>
                <w:rFonts w:ascii="Arial" w:eastAsia="Arial" w:hAnsi="Arial" w:cs="Arial"/>
                <w:b/>
                <w:bCs/>
                <w:color w:val="6E0E18"/>
                <w:sz w:val="17"/>
                <w:szCs w:val="17"/>
              </w:rPr>
              <w:t>ID</w:t>
            </w:r>
          </w:p>
        </w:tc>
        <w:tc>
          <w:tcPr>
            <w:tcW w:w="1851" w:type="dxa"/>
            <w:shd w:val="clear" w:color="auto" w:fill="F1E7E5"/>
            <w:tcMar>
              <w:top w:w="40" w:type="dxa"/>
              <w:left w:w="80" w:type="dxa"/>
              <w:bottom w:w="40" w:type="dxa"/>
              <w:right w:w="80" w:type="dxa"/>
            </w:tcMar>
            <w:tcPrChange w:id="141" w:author="Sejal Kalra" w:date="2026-08-13T10:58:00Z" w16du:dateUtc="2026-08-13T05:28:00Z">
              <w:tcPr>
                <w:tcW w:w="1250" w:type="dxa"/>
                <w:shd w:val="clear" w:color="auto" w:fill="F1E7E5"/>
                <w:tcMar>
                  <w:top w:w="40" w:type="dxa"/>
                  <w:left w:w="80" w:type="dxa"/>
                  <w:bottom w:w="40" w:type="dxa"/>
                  <w:right w:w="80" w:type="dxa"/>
                </w:tcMar>
              </w:tcPr>
            </w:tcPrChange>
          </w:tcPr>
          <w:p w14:paraId="3D76ED66" w14:textId="77777777" w:rsidR="00975CD5" w:rsidRDefault="00BD35BE">
            <w:r>
              <w:rPr>
                <w:rFonts w:ascii="Arial" w:eastAsia="Arial" w:hAnsi="Arial" w:cs="Arial"/>
                <w:b/>
                <w:bCs/>
                <w:color w:val="6E0E18"/>
                <w:sz w:val="17"/>
                <w:szCs w:val="17"/>
              </w:rPr>
              <w:t>Published/Refreshed</w:t>
            </w:r>
          </w:p>
        </w:tc>
        <w:tc>
          <w:tcPr>
            <w:tcW w:w="3235" w:type="dxa"/>
            <w:shd w:val="clear" w:color="auto" w:fill="F1E7E5"/>
            <w:tcMar>
              <w:top w:w="40" w:type="dxa"/>
              <w:left w:w="80" w:type="dxa"/>
              <w:bottom w:w="40" w:type="dxa"/>
              <w:right w:w="80" w:type="dxa"/>
            </w:tcMar>
            <w:tcPrChange w:id="142" w:author="Sejal Kalra" w:date="2026-08-13T10:58:00Z" w16du:dateUtc="2026-08-13T05:28:00Z">
              <w:tcPr>
                <w:tcW w:w="3600" w:type="dxa"/>
                <w:shd w:val="clear" w:color="auto" w:fill="F1E7E5"/>
                <w:tcMar>
                  <w:top w:w="40" w:type="dxa"/>
                  <w:left w:w="80" w:type="dxa"/>
                  <w:bottom w:w="40" w:type="dxa"/>
                  <w:right w:w="80" w:type="dxa"/>
                </w:tcMar>
              </w:tcPr>
            </w:tcPrChange>
          </w:tcPr>
          <w:p w14:paraId="167E450A" w14:textId="77777777" w:rsidR="00975CD5" w:rsidRDefault="00BD35BE">
            <w:r>
              <w:rPr>
                <w:rFonts w:ascii="Arial" w:eastAsia="Arial" w:hAnsi="Arial" w:cs="Arial"/>
                <w:b/>
                <w:bCs/>
                <w:color w:val="6E0E18"/>
                <w:sz w:val="17"/>
                <w:szCs w:val="17"/>
              </w:rPr>
              <w:t>Analyst(s)</w:t>
            </w:r>
          </w:p>
        </w:tc>
      </w:tr>
      <w:tr w:rsidR="00975CD5" w:rsidDel="00FF0B1C" w14:paraId="30AD8474" w14:textId="577FB72A" w:rsidTr="00C9601F">
        <w:tblPrEx>
          <w:tblCellMar>
            <w:top w:w="0" w:type="dxa"/>
            <w:bottom w:w="0" w:type="dxa"/>
          </w:tblCellMar>
          <w:tblPrExChange w:id="143" w:author="Sejal Kalra" w:date="2026-08-13T10:58:00Z" w16du:dateUtc="2026-08-13T05:28:00Z">
            <w:tblPrEx>
              <w:tblCellMar>
                <w:top w:w="0" w:type="dxa"/>
                <w:bottom w:w="0" w:type="dxa"/>
              </w:tblCellMar>
            </w:tblPrEx>
          </w:tblPrExChange>
        </w:tblPrEx>
        <w:trPr>
          <w:del w:id="144" w:author="Sejal Kalra" w:date="2026-08-13T11:19:00Z" w16du:dateUtc="2026-08-13T05:49:00Z"/>
        </w:trPr>
        <w:tc>
          <w:tcPr>
            <w:tcW w:w="2842" w:type="dxa"/>
            <w:tcMar>
              <w:top w:w="40" w:type="dxa"/>
              <w:left w:w="80" w:type="dxa"/>
              <w:bottom w:w="40" w:type="dxa"/>
              <w:right w:w="80" w:type="dxa"/>
            </w:tcMar>
            <w:tcPrChange w:id="145" w:author="Sejal Kalra" w:date="2026-08-13T10:58:00Z" w16du:dateUtc="2026-08-13T05:28:00Z">
              <w:tcPr>
                <w:tcW w:w="3100" w:type="dxa"/>
                <w:tcMar>
                  <w:top w:w="40" w:type="dxa"/>
                  <w:left w:w="80" w:type="dxa"/>
                  <w:bottom w:w="40" w:type="dxa"/>
                  <w:right w:w="80" w:type="dxa"/>
                </w:tcMar>
              </w:tcPr>
            </w:tcPrChange>
          </w:tcPr>
          <w:p w14:paraId="67931B55" w14:textId="45486288" w:rsidR="00975CD5" w:rsidDel="00FF0B1C" w:rsidRDefault="00BD35BE">
            <w:pPr>
              <w:rPr>
                <w:del w:id="146" w:author="Sejal Kalra" w:date="2026-08-13T11:19:00Z" w16du:dateUtc="2026-08-13T05:49:00Z"/>
              </w:rPr>
            </w:pPr>
            <w:del w:id="147" w:author="Sejal Kalra" w:date="2026-08-13T11:19:00Z" w16du:dateUtc="2026-08-13T05:49:00Z">
              <w:r w:rsidDel="00FF0B1C">
                <w:rPr>
                  <w:color w:val="222222"/>
                  <w:sz w:val="15"/>
                  <w:szCs w:val="15"/>
                </w:rPr>
                <w:delText>Market Definitions and Methodology (title per document)</w:delText>
              </w:r>
            </w:del>
          </w:p>
        </w:tc>
        <w:tc>
          <w:tcPr>
            <w:tcW w:w="1072" w:type="dxa"/>
            <w:tcMar>
              <w:top w:w="40" w:type="dxa"/>
              <w:left w:w="80" w:type="dxa"/>
              <w:bottom w:w="40" w:type="dxa"/>
              <w:right w:w="80" w:type="dxa"/>
            </w:tcMar>
            <w:tcPrChange w:id="148" w:author="Sejal Kalra" w:date="2026-08-13T10:58:00Z" w16du:dateUtc="2026-08-13T05:28:00Z">
              <w:tcPr>
                <w:tcW w:w="1050" w:type="dxa"/>
                <w:tcMar>
                  <w:top w:w="40" w:type="dxa"/>
                  <w:left w:w="80" w:type="dxa"/>
                  <w:bottom w:w="40" w:type="dxa"/>
                  <w:right w:w="80" w:type="dxa"/>
                </w:tcMar>
              </w:tcPr>
            </w:tcPrChange>
          </w:tcPr>
          <w:p w14:paraId="118C87D0" w14:textId="57A11480" w:rsidR="00975CD5" w:rsidDel="00FF0B1C" w:rsidRDefault="00BD35BE">
            <w:pPr>
              <w:rPr>
                <w:del w:id="149" w:author="Sejal Kalra" w:date="2026-08-13T11:19:00Z" w16du:dateUtc="2026-08-13T05:49:00Z"/>
              </w:rPr>
            </w:pPr>
            <w:del w:id="150" w:author="Sejal Kalra" w:date="2026-08-13T11:19:00Z" w16du:dateUtc="2026-08-13T05:49:00Z">
              <w:r w:rsidDel="00FF0B1C">
                <w:rPr>
                  <w:color w:val="222222"/>
                  <w:sz w:val="15"/>
                  <w:szCs w:val="15"/>
                </w:rPr>
                <w:delText>G00725129</w:delText>
              </w:r>
            </w:del>
          </w:p>
        </w:tc>
        <w:tc>
          <w:tcPr>
            <w:tcW w:w="1851" w:type="dxa"/>
            <w:tcMar>
              <w:top w:w="40" w:type="dxa"/>
              <w:left w:w="80" w:type="dxa"/>
              <w:bottom w:w="40" w:type="dxa"/>
              <w:right w:w="80" w:type="dxa"/>
            </w:tcMar>
            <w:tcPrChange w:id="151" w:author="Sejal Kalra" w:date="2026-08-13T10:58:00Z" w16du:dateUtc="2026-08-13T05:28:00Z">
              <w:tcPr>
                <w:tcW w:w="1250" w:type="dxa"/>
                <w:tcMar>
                  <w:top w:w="40" w:type="dxa"/>
                  <w:left w:w="80" w:type="dxa"/>
                  <w:bottom w:w="40" w:type="dxa"/>
                  <w:right w:w="80" w:type="dxa"/>
                </w:tcMar>
              </w:tcPr>
            </w:tcPrChange>
          </w:tcPr>
          <w:p w14:paraId="5742FAAC" w14:textId="5C829344" w:rsidR="00975CD5" w:rsidDel="00FF0B1C" w:rsidRDefault="00BD35BE">
            <w:pPr>
              <w:rPr>
                <w:del w:id="152" w:author="Sejal Kalra" w:date="2026-08-13T11:19:00Z" w16du:dateUtc="2026-08-13T05:49:00Z"/>
              </w:rPr>
            </w:pPr>
            <w:del w:id="153" w:author="Sejal Kalra" w:date="2026-08-13T11:19:00Z" w16du:dateUtc="2026-08-13T05:49:00Z">
              <w:r w:rsidDel="00FF0B1C">
                <w:rPr>
                  <w:color w:val="222222"/>
                  <w:sz w:val="15"/>
                  <w:szCs w:val="15"/>
                </w:rPr>
                <w:delText>15 June 2020</w:delText>
              </w:r>
            </w:del>
          </w:p>
        </w:tc>
        <w:tc>
          <w:tcPr>
            <w:tcW w:w="3235" w:type="dxa"/>
            <w:tcMar>
              <w:top w:w="40" w:type="dxa"/>
              <w:left w:w="80" w:type="dxa"/>
              <w:bottom w:w="40" w:type="dxa"/>
              <w:right w:w="80" w:type="dxa"/>
            </w:tcMar>
            <w:tcPrChange w:id="154" w:author="Sejal Kalra" w:date="2026-08-13T10:58:00Z" w16du:dateUtc="2026-08-13T05:28:00Z">
              <w:tcPr>
                <w:tcW w:w="3600" w:type="dxa"/>
                <w:tcMar>
                  <w:top w:w="40" w:type="dxa"/>
                  <w:left w:w="80" w:type="dxa"/>
                  <w:bottom w:w="40" w:type="dxa"/>
                  <w:right w:w="80" w:type="dxa"/>
                </w:tcMar>
              </w:tcPr>
            </w:tcPrChange>
          </w:tcPr>
          <w:p w14:paraId="3F977698" w14:textId="17D16797" w:rsidR="00975CD5" w:rsidDel="00FF0B1C" w:rsidRDefault="00BD35BE">
            <w:pPr>
              <w:rPr>
                <w:del w:id="155" w:author="Sejal Kalra" w:date="2026-08-13T11:19:00Z" w16du:dateUtc="2026-08-13T05:49:00Z"/>
              </w:rPr>
            </w:pPr>
            <w:del w:id="156" w:author="Sejal Kalra" w:date="2026-08-13T11:19:00Z" w16du:dateUtc="2026-08-13T05:49:00Z">
              <w:r w:rsidDel="00FF0B1C">
                <w:rPr>
                  <w:color w:val="222222"/>
                  <w:sz w:val="15"/>
                  <w:szCs w:val="15"/>
                </w:rPr>
                <w:delText>Andrew Norwood, Ben Lee, Anushree Verma, Masatsune Yamaji Initiatives: Technology Market Essentials</w:delText>
              </w:r>
            </w:del>
          </w:p>
        </w:tc>
      </w:tr>
      <w:tr w:rsidR="00975CD5" w:rsidDel="00FF0B1C" w14:paraId="5F3E6B27" w14:textId="21EA295D" w:rsidTr="00C9601F">
        <w:tblPrEx>
          <w:tblCellMar>
            <w:top w:w="0" w:type="dxa"/>
            <w:bottom w:w="0" w:type="dxa"/>
          </w:tblCellMar>
          <w:tblPrExChange w:id="157" w:author="Sejal Kalra" w:date="2026-08-13T10:58:00Z" w16du:dateUtc="2026-08-13T05:28:00Z">
            <w:tblPrEx>
              <w:tblCellMar>
                <w:top w:w="0" w:type="dxa"/>
                <w:bottom w:w="0" w:type="dxa"/>
              </w:tblCellMar>
            </w:tblPrEx>
          </w:tblPrExChange>
        </w:tblPrEx>
        <w:trPr>
          <w:del w:id="158" w:author="Sejal Kalra" w:date="2026-08-13T11:19:00Z" w16du:dateUtc="2026-08-13T05:49:00Z"/>
        </w:trPr>
        <w:tc>
          <w:tcPr>
            <w:tcW w:w="2842" w:type="dxa"/>
            <w:shd w:val="clear" w:color="auto" w:fill="FBF8F7"/>
            <w:tcMar>
              <w:top w:w="40" w:type="dxa"/>
              <w:left w:w="80" w:type="dxa"/>
              <w:bottom w:w="40" w:type="dxa"/>
              <w:right w:w="80" w:type="dxa"/>
            </w:tcMar>
            <w:tcPrChange w:id="159" w:author="Sejal Kalra" w:date="2026-08-13T10:58:00Z" w16du:dateUtc="2026-08-13T05:28:00Z">
              <w:tcPr>
                <w:tcW w:w="3100" w:type="dxa"/>
                <w:shd w:val="clear" w:color="auto" w:fill="FBF8F7"/>
                <w:tcMar>
                  <w:top w:w="40" w:type="dxa"/>
                  <w:left w:w="80" w:type="dxa"/>
                  <w:bottom w:w="40" w:type="dxa"/>
                  <w:right w:w="80" w:type="dxa"/>
                </w:tcMar>
              </w:tcPr>
            </w:tcPrChange>
          </w:tcPr>
          <w:p w14:paraId="0BBF2AD0" w14:textId="4ED37187" w:rsidR="00975CD5" w:rsidDel="00FF0B1C" w:rsidRDefault="00BD35BE">
            <w:pPr>
              <w:rPr>
                <w:del w:id="160" w:author="Sejal Kalra" w:date="2026-08-13T11:19:00Z" w16du:dateUtc="2026-08-13T05:49:00Z"/>
              </w:rPr>
            </w:pPr>
            <w:del w:id="161" w:author="Sejal Kalra" w:date="2026-08-13T11:19:00Z" w16du:dateUtc="2026-08-13T05:49:00Z">
              <w:r w:rsidDel="00FF0B1C">
                <w:rPr>
                  <w:color w:val="222222"/>
                  <w:sz w:val="15"/>
                  <w:szCs w:val="15"/>
                </w:rPr>
                <w:delText>Market Definitions and Methodology (title per document)</w:delText>
              </w:r>
            </w:del>
          </w:p>
        </w:tc>
        <w:tc>
          <w:tcPr>
            <w:tcW w:w="1072" w:type="dxa"/>
            <w:shd w:val="clear" w:color="auto" w:fill="FBF8F7"/>
            <w:tcMar>
              <w:top w:w="40" w:type="dxa"/>
              <w:left w:w="80" w:type="dxa"/>
              <w:bottom w:w="40" w:type="dxa"/>
              <w:right w:w="80" w:type="dxa"/>
            </w:tcMar>
            <w:tcPrChange w:id="162" w:author="Sejal Kalra" w:date="2026-08-13T10:58:00Z" w16du:dateUtc="2026-08-13T05:28:00Z">
              <w:tcPr>
                <w:tcW w:w="1050" w:type="dxa"/>
                <w:shd w:val="clear" w:color="auto" w:fill="FBF8F7"/>
                <w:tcMar>
                  <w:top w:w="40" w:type="dxa"/>
                  <w:left w:w="80" w:type="dxa"/>
                  <w:bottom w:w="40" w:type="dxa"/>
                  <w:right w:w="80" w:type="dxa"/>
                </w:tcMar>
              </w:tcPr>
            </w:tcPrChange>
          </w:tcPr>
          <w:p w14:paraId="3FDA2AC7" w14:textId="303F02E0" w:rsidR="00975CD5" w:rsidDel="00FF0B1C" w:rsidRDefault="00BD35BE">
            <w:pPr>
              <w:rPr>
                <w:del w:id="163" w:author="Sejal Kalra" w:date="2026-08-13T11:19:00Z" w16du:dateUtc="2026-08-13T05:49:00Z"/>
              </w:rPr>
            </w:pPr>
            <w:del w:id="164" w:author="Sejal Kalra" w:date="2026-08-13T11:19:00Z" w16du:dateUtc="2026-08-13T05:49:00Z">
              <w:r w:rsidDel="00FF0B1C">
                <w:rPr>
                  <w:color w:val="222222"/>
                  <w:sz w:val="15"/>
                  <w:szCs w:val="15"/>
                </w:rPr>
                <w:delText>G00742987</w:delText>
              </w:r>
            </w:del>
          </w:p>
        </w:tc>
        <w:tc>
          <w:tcPr>
            <w:tcW w:w="1851" w:type="dxa"/>
            <w:shd w:val="clear" w:color="auto" w:fill="FBF8F7"/>
            <w:tcMar>
              <w:top w:w="40" w:type="dxa"/>
              <w:left w:w="80" w:type="dxa"/>
              <w:bottom w:w="40" w:type="dxa"/>
              <w:right w:w="80" w:type="dxa"/>
            </w:tcMar>
            <w:tcPrChange w:id="165" w:author="Sejal Kalra" w:date="2026-08-13T10:58:00Z" w16du:dateUtc="2026-08-13T05:28:00Z">
              <w:tcPr>
                <w:tcW w:w="1250" w:type="dxa"/>
                <w:shd w:val="clear" w:color="auto" w:fill="FBF8F7"/>
                <w:tcMar>
                  <w:top w:w="40" w:type="dxa"/>
                  <w:left w:w="80" w:type="dxa"/>
                  <w:bottom w:w="40" w:type="dxa"/>
                  <w:right w:w="80" w:type="dxa"/>
                </w:tcMar>
              </w:tcPr>
            </w:tcPrChange>
          </w:tcPr>
          <w:p w14:paraId="2FA7FD7E" w14:textId="3E14F6B6" w:rsidR="00975CD5" w:rsidDel="00FF0B1C" w:rsidRDefault="00BD35BE">
            <w:pPr>
              <w:rPr>
                <w:del w:id="166" w:author="Sejal Kalra" w:date="2026-08-13T11:19:00Z" w16du:dateUtc="2026-08-13T05:49:00Z"/>
              </w:rPr>
            </w:pPr>
            <w:del w:id="167" w:author="Sejal Kalra" w:date="2026-08-13T11:19:00Z" w16du:dateUtc="2026-08-13T05:49:00Z">
              <w:r w:rsidDel="00FF0B1C">
                <w:rPr>
                  <w:color w:val="222222"/>
                  <w:sz w:val="15"/>
                  <w:szCs w:val="15"/>
                </w:rPr>
                <w:delText>15 June 2021</w:delText>
              </w:r>
            </w:del>
          </w:p>
        </w:tc>
        <w:tc>
          <w:tcPr>
            <w:tcW w:w="3235" w:type="dxa"/>
            <w:shd w:val="clear" w:color="auto" w:fill="FBF8F7"/>
            <w:tcMar>
              <w:top w:w="40" w:type="dxa"/>
              <w:left w:w="80" w:type="dxa"/>
              <w:bottom w:w="40" w:type="dxa"/>
              <w:right w:w="80" w:type="dxa"/>
            </w:tcMar>
            <w:tcPrChange w:id="168" w:author="Sejal Kalra" w:date="2026-08-13T10:58:00Z" w16du:dateUtc="2026-08-13T05:28:00Z">
              <w:tcPr>
                <w:tcW w:w="3600" w:type="dxa"/>
                <w:shd w:val="clear" w:color="auto" w:fill="FBF8F7"/>
                <w:tcMar>
                  <w:top w:w="40" w:type="dxa"/>
                  <w:left w:w="80" w:type="dxa"/>
                  <w:bottom w:w="40" w:type="dxa"/>
                  <w:right w:w="80" w:type="dxa"/>
                </w:tcMar>
              </w:tcPr>
            </w:tcPrChange>
          </w:tcPr>
          <w:p w14:paraId="5AB4A583" w14:textId="2ED0F8EB" w:rsidR="00975CD5" w:rsidDel="00FF0B1C" w:rsidRDefault="00BD35BE">
            <w:pPr>
              <w:rPr>
                <w:del w:id="169" w:author="Sejal Kalra" w:date="2026-08-13T11:19:00Z" w16du:dateUtc="2026-08-13T05:49:00Z"/>
              </w:rPr>
            </w:pPr>
            <w:del w:id="170" w:author="Sejal Kalra" w:date="2026-08-13T11:19:00Z" w16du:dateUtc="2026-08-13T05:49:00Z">
              <w:r w:rsidDel="00FF0B1C">
                <w:rPr>
                  <w:color w:val="222222"/>
                  <w:sz w:val="15"/>
                  <w:szCs w:val="15"/>
                </w:rPr>
                <w:delText>Andrew Norwood, Ben Lee, Anushree Verma, Masatsune Yamaji Initiatives: Technology Market Essentials</w:delText>
              </w:r>
            </w:del>
          </w:p>
        </w:tc>
      </w:tr>
      <w:tr w:rsidR="00975CD5" w:rsidDel="00FF0B1C" w14:paraId="33C38D4E" w14:textId="484AFB7C" w:rsidTr="00C9601F">
        <w:tblPrEx>
          <w:tblCellMar>
            <w:top w:w="0" w:type="dxa"/>
            <w:bottom w:w="0" w:type="dxa"/>
          </w:tblCellMar>
          <w:tblPrExChange w:id="171" w:author="Sejal Kalra" w:date="2026-08-13T10:58:00Z" w16du:dateUtc="2026-08-13T05:28:00Z">
            <w:tblPrEx>
              <w:tblCellMar>
                <w:top w:w="0" w:type="dxa"/>
                <w:bottom w:w="0" w:type="dxa"/>
              </w:tblCellMar>
            </w:tblPrEx>
          </w:tblPrExChange>
        </w:tblPrEx>
        <w:trPr>
          <w:del w:id="172" w:author="Sejal Kalra" w:date="2026-08-13T11:19:00Z" w16du:dateUtc="2026-08-13T05:49:00Z"/>
        </w:trPr>
        <w:tc>
          <w:tcPr>
            <w:tcW w:w="2842" w:type="dxa"/>
            <w:tcMar>
              <w:top w:w="40" w:type="dxa"/>
              <w:left w:w="80" w:type="dxa"/>
              <w:bottom w:w="40" w:type="dxa"/>
              <w:right w:w="80" w:type="dxa"/>
            </w:tcMar>
            <w:tcPrChange w:id="173" w:author="Sejal Kalra" w:date="2026-08-13T10:58:00Z" w16du:dateUtc="2026-08-13T05:28:00Z">
              <w:tcPr>
                <w:tcW w:w="3100" w:type="dxa"/>
                <w:tcMar>
                  <w:top w:w="40" w:type="dxa"/>
                  <w:left w:w="80" w:type="dxa"/>
                  <w:bottom w:w="40" w:type="dxa"/>
                  <w:right w:w="80" w:type="dxa"/>
                </w:tcMar>
              </w:tcPr>
            </w:tcPrChange>
          </w:tcPr>
          <w:p w14:paraId="78A1ABD4" w14:textId="00F29A0F" w:rsidR="00975CD5" w:rsidDel="00FF0B1C" w:rsidRDefault="00BD35BE">
            <w:pPr>
              <w:rPr>
                <w:del w:id="174" w:author="Sejal Kalra" w:date="2026-08-13T11:19:00Z" w16du:dateUtc="2026-08-13T05:49:00Z"/>
              </w:rPr>
            </w:pPr>
            <w:del w:id="175" w:author="Sejal Kalra" w:date="2026-08-13T11:19:00Z" w16du:dateUtc="2026-08-13T05:49:00Z">
              <w:r w:rsidDel="00FF0B1C">
                <w:rPr>
                  <w:color w:val="222222"/>
                  <w:sz w:val="15"/>
                  <w:szCs w:val="15"/>
                </w:rPr>
                <w:delText>Market Definitions and Methodology (title per document)</w:delText>
              </w:r>
            </w:del>
          </w:p>
        </w:tc>
        <w:tc>
          <w:tcPr>
            <w:tcW w:w="1072" w:type="dxa"/>
            <w:tcMar>
              <w:top w:w="40" w:type="dxa"/>
              <w:left w:w="80" w:type="dxa"/>
              <w:bottom w:w="40" w:type="dxa"/>
              <w:right w:w="80" w:type="dxa"/>
            </w:tcMar>
            <w:tcPrChange w:id="176" w:author="Sejal Kalra" w:date="2026-08-13T10:58:00Z" w16du:dateUtc="2026-08-13T05:28:00Z">
              <w:tcPr>
                <w:tcW w:w="1050" w:type="dxa"/>
                <w:tcMar>
                  <w:top w:w="40" w:type="dxa"/>
                  <w:left w:w="80" w:type="dxa"/>
                  <w:bottom w:w="40" w:type="dxa"/>
                  <w:right w:w="80" w:type="dxa"/>
                </w:tcMar>
              </w:tcPr>
            </w:tcPrChange>
          </w:tcPr>
          <w:p w14:paraId="6D49DD19" w14:textId="66165C85" w:rsidR="00975CD5" w:rsidDel="00FF0B1C" w:rsidRDefault="00BD35BE">
            <w:pPr>
              <w:rPr>
                <w:del w:id="177" w:author="Sejal Kalra" w:date="2026-08-13T11:19:00Z" w16du:dateUtc="2026-08-13T05:49:00Z"/>
              </w:rPr>
            </w:pPr>
            <w:del w:id="178" w:author="Sejal Kalra" w:date="2026-08-13T11:19:00Z" w16du:dateUtc="2026-08-13T05:49:00Z">
              <w:r w:rsidDel="00FF0B1C">
                <w:rPr>
                  <w:color w:val="222222"/>
                  <w:sz w:val="15"/>
                  <w:szCs w:val="15"/>
                </w:rPr>
                <w:delText>G00771905</w:delText>
              </w:r>
            </w:del>
          </w:p>
        </w:tc>
        <w:tc>
          <w:tcPr>
            <w:tcW w:w="1851" w:type="dxa"/>
            <w:tcMar>
              <w:top w:w="40" w:type="dxa"/>
              <w:left w:w="80" w:type="dxa"/>
              <w:bottom w:w="40" w:type="dxa"/>
              <w:right w:w="80" w:type="dxa"/>
            </w:tcMar>
            <w:tcPrChange w:id="179" w:author="Sejal Kalra" w:date="2026-08-13T10:58:00Z" w16du:dateUtc="2026-08-13T05:28:00Z">
              <w:tcPr>
                <w:tcW w:w="1250" w:type="dxa"/>
                <w:tcMar>
                  <w:top w:w="40" w:type="dxa"/>
                  <w:left w:w="80" w:type="dxa"/>
                  <w:bottom w:w="40" w:type="dxa"/>
                  <w:right w:w="80" w:type="dxa"/>
                </w:tcMar>
              </w:tcPr>
            </w:tcPrChange>
          </w:tcPr>
          <w:p w14:paraId="45B3F64D" w14:textId="2621FAC9" w:rsidR="00975CD5" w:rsidDel="00FF0B1C" w:rsidRDefault="00BD35BE">
            <w:pPr>
              <w:rPr>
                <w:del w:id="180" w:author="Sejal Kalra" w:date="2026-08-13T11:19:00Z" w16du:dateUtc="2026-08-13T05:49:00Z"/>
              </w:rPr>
            </w:pPr>
            <w:del w:id="181" w:author="Sejal Kalra" w:date="2026-08-13T11:19:00Z" w16du:dateUtc="2026-08-13T05:49:00Z">
              <w:r w:rsidDel="00FF0B1C">
                <w:rPr>
                  <w:color w:val="222222"/>
                  <w:sz w:val="15"/>
                  <w:szCs w:val="15"/>
                </w:rPr>
                <w:delText>25 August 2022</w:delText>
              </w:r>
            </w:del>
          </w:p>
        </w:tc>
        <w:tc>
          <w:tcPr>
            <w:tcW w:w="3235" w:type="dxa"/>
            <w:tcMar>
              <w:top w:w="40" w:type="dxa"/>
              <w:left w:w="80" w:type="dxa"/>
              <w:bottom w:w="40" w:type="dxa"/>
              <w:right w:w="80" w:type="dxa"/>
            </w:tcMar>
            <w:tcPrChange w:id="182" w:author="Sejal Kalra" w:date="2026-08-13T10:58:00Z" w16du:dateUtc="2026-08-13T05:28:00Z">
              <w:tcPr>
                <w:tcW w:w="3600" w:type="dxa"/>
                <w:tcMar>
                  <w:top w:w="40" w:type="dxa"/>
                  <w:left w:w="80" w:type="dxa"/>
                  <w:bottom w:w="40" w:type="dxa"/>
                  <w:right w:w="80" w:type="dxa"/>
                </w:tcMar>
              </w:tcPr>
            </w:tcPrChange>
          </w:tcPr>
          <w:p w14:paraId="23FCC94E" w14:textId="62C8B169" w:rsidR="00975CD5" w:rsidDel="00FF0B1C" w:rsidRDefault="00BD35BE">
            <w:pPr>
              <w:rPr>
                <w:del w:id="183" w:author="Sejal Kalra" w:date="2026-08-13T11:19:00Z" w16du:dateUtc="2026-08-13T05:49:00Z"/>
              </w:rPr>
            </w:pPr>
            <w:del w:id="184" w:author="Sejal Kalra" w:date="2026-08-13T11:19:00Z" w16du:dateUtc="2026-08-13T05:49:00Z">
              <w:r w:rsidDel="00FF0B1C">
                <w:rPr>
                  <w:color w:val="222222"/>
                  <w:sz w:val="15"/>
                  <w:szCs w:val="15"/>
                </w:rPr>
                <w:delText>Andrew Norwood, Ben Lee, Masatsune Yamaji, Rajeev Rajput, Kanishka Chauhan</w:delText>
              </w:r>
            </w:del>
          </w:p>
        </w:tc>
      </w:tr>
      <w:tr w:rsidR="00975CD5" w:rsidDel="00FF0B1C" w14:paraId="12260528" w14:textId="4031E430" w:rsidTr="00C9601F">
        <w:tblPrEx>
          <w:tblCellMar>
            <w:top w:w="0" w:type="dxa"/>
            <w:bottom w:w="0" w:type="dxa"/>
          </w:tblCellMar>
          <w:tblPrExChange w:id="185" w:author="Sejal Kalra" w:date="2026-08-13T10:58:00Z" w16du:dateUtc="2026-08-13T05:28:00Z">
            <w:tblPrEx>
              <w:tblCellMar>
                <w:top w:w="0" w:type="dxa"/>
                <w:bottom w:w="0" w:type="dxa"/>
              </w:tblCellMar>
            </w:tblPrEx>
          </w:tblPrExChange>
        </w:tblPrEx>
        <w:trPr>
          <w:del w:id="186" w:author="Sejal Kalra" w:date="2026-08-13T11:19:00Z" w16du:dateUtc="2026-08-13T05:49:00Z"/>
        </w:trPr>
        <w:tc>
          <w:tcPr>
            <w:tcW w:w="2842" w:type="dxa"/>
            <w:shd w:val="clear" w:color="auto" w:fill="FBF8F7"/>
            <w:tcMar>
              <w:top w:w="40" w:type="dxa"/>
              <w:left w:w="80" w:type="dxa"/>
              <w:bottom w:w="40" w:type="dxa"/>
              <w:right w:w="80" w:type="dxa"/>
            </w:tcMar>
            <w:tcPrChange w:id="187" w:author="Sejal Kalra" w:date="2026-08-13T10:58:00Z" w16du:dateUtc="2026-08-13T05:28:00Z">
              <w:tcPr>
                <w:tcW w:w="3100" w:type="dxa"/>
                <w:shd w:val="clear" w:color="auto" w:fill="FBF8F7"/>
                <w:tcMar>
                  <w:top w:w="40" w:type="dxa"/>
                  <w:left w:w="80" w:type="dxa"/>
                  <w:bottom w:w="40" w:type="dxa"/>
                  <w:right w:w="80" w:type="dxa"/>
                </w:tcMar>
              </w:tcPr>
            </w:tcPrChange>
          </w:tcPr>
          <w:p w14:paraId="7010A640" w14:textId="05E1DF32" w:rsidR="00975CD5" w:rsidDel="00FF0B1C" w:rsidRDefault="00BD35BE">
            <w:pPr>
              <w:rPr>
                <w:del w:id="188" w:author="Sejal Kalra" w:date="2026-08-13T11:19:00Z" w16du:dateUtc="2026-08-13T05:49:00Z"/>
              </w:rPr>
            </w:pPr>
            <w:del w:id="189" w:author="Sejal Kalra" w:date="2026-08-13T11:19:00Z" w16du:dateUtc="2026-08-13T05:49:00Z">
              <w:r w:rsidDel="00FF0B1C">
                <w:rPr>
                  <w:color w:val="222222"/>
                  <w:sz w:val="15"/>
                  <w:szCs w:val="15"/>
                </w:rPr>
                <w:delText>Market Definitions and Methodology: Semiconductor Devices and Applications</w:delText>
              </w:r>
            </w:del>
          </w:p>
        </w:tc>
        <w:tc>
          <w:tcPr>
            <w:tcW w:w="1072" w:type="dxa"/>
            <w:shd w:val="clear" w:color="auto" w:fill="FBF8F7"/>
            <w:tcMar>
              <w:top w:w="40" w:type="dxa"/>
              <w:left w:w="80" w:type="dxa"/>
              <w:bottom w:w="40" w:type="dxa"/>
              <w:right w:w="80" w:type="dxa"/>
            </w:tcMar>
            <w:tcPrChange w:id="190" w:author="Sejal Kalra" w:date="2026-08-13T10:58:00Z" w16du:dateUtc="2026-08-13T05:28:00Z">
              <w:tcPr>
                <w:tcW w:w="1050" w:type="dxa"/>
                <w:shd w:val="clear" w:color="auto" w:fill="FBF8F7"/>
                <w:tcMar>
                  <w:top w:w="40" w:type="dxa"/>
                  <w:left w:w="80" w:type="dxa"/>
                  <w:bottom w:w="40" w:type="dxa"/>
                  <w:right w:w="80" w:type="dxa"/>
                </w:tcMar>
              </w:tcPr>
            </w:tcPrChange>
          </w:tcPr>
          <w:p w14:paraId="49C6D8F0" w14:textId="345CEAFD" w:rsidR="00975CD5" w:rsidDel="00FF0B1C" w:rsidRDefault="00BD35BE">
            <w:pPr>
              <w:rPr>
                <w:del w:id="191" w:author="Sejal Kalra" w:date="2026-08-13T11:19:00Z" w16du:dateUtc="2026-08-13T05:49:00Z"/>
              </w:rPr>
            </w:pPr>
            <w:del w:id="192" w:author="Sejal Kalra" w:date="2026-08-13T11:19:00Z" w16du:dateUtc="2026-08-13T05:49:00Z">
              <w:r w:rsidDel="00FF0B1C">
                <w:rPr>
                  <w:color w:val="222222"/>
                  <w:sz w:val="15"/>
                  <w:szCs w:val="15"/>
                </w:rPr>
                <w:delText>G00794258</w:delText>
              </w:r>
            </w:del>
          </w:p>
        </w:tc>
        <w:tc>
          <w:tcPr>
            <w:tcW w:w="1851" w:type="dxa"/>
            <w:shd w:val="clear" w:color="auto" w:fill="FBF8F7"/>
            <w:tcMar>
              <w:top w:w="40" w:type="dxa"/>
              <w:left w:w="80" w:type="dxa"/>
              <w:bottom w:w="40" w:type="dxa"/>
              <w:right w:w="80" w:type="dxa"/>
            </w:tcMar>
            <w:tcPrChange w:id="193" w:author="Sejal Kalra" w:date="2026-08-13T10:58:00Z" w16du:dateUtc="2026-08-13T05:28:00Z">
              <w:tcPr>
                <w:tcW w:w="1250" w:type="dxa"/>
                <w:shd w:val="clear" w:color="auto" w:fill="FBF8F7"/>
                <w:tcMar>
                  <w:top w:w="40" w:type="dxa"/>
                  <w:left w:w="80" w:type="dxa"/>
                  <w:bottom w:w="40" w:type="dxa"/>
                  <w:right w:w="80" w:type="dxa"/>
                </w:tcMar>
              </w:tcPr>
            </w:tcPrChange>
          </w:tcPr>
          <w:p w14:paraId="6C7D5A68" w14:textId="5067B240" w:rsidR="00975CD5" w:rsidDel="00FF0B1C" w:rsidRDefault="00BD35BE">
            <w:pPr>
              <w:rPr>
                <w:del w:id="194" w:author="Sejal Kalra" w:date="2026-08-13T11:19:00Z" w16du:dateUtc="2026-08-13T05:49:00Z"/>
              </w:rPr>
            </w:pPr>
            <w:del w:id="195" w:author="Sejal Kalra" w:date="2026-08-13T11:19:00Z" w16du:dateUtc="2026-08-13T05:49:00Z">
              <w:r w:rsidDel="00FF0B1C">
                <w:rPr>
                  <w:color w:val="222222"/>
                  <w:sz w:val="15"/>
                  <w:szCs w:val="15"/>
                </w:rPr>
                <w:delText>17 July 2023</w:delText>
              </w:r>
            </w:del>
          </w:p>
        </w:tc>
        <w:tc>
          <w:tcPr>
            <w:tcW w:w="3235" w:type="dxa"/>
            <w:shd w:val="clear" w:color="auto" w:fill="FBF8F7"/>
            <w:tcMar>
              <w:top w:w="40" w:type="dxa"/>
              <w:left w:w="80" w:type="dxa"/>
              <w:bottom w:w="40" w:type="dxa"/>
              <w:right w:w="80" w:type="dxa"/>
            </w:tcMar>
            <w:tcPrChange w:id="196" w:author="Sejal Kalra" w:date="2026-08-13T10:58:00Z" w16du:dateUtc="2026-08-13T05:28:00Z">
              <w:tcPr>
                <w:tcW w:w="3600" w:type="dxa"/>
                <w:shd w:val="clear" w:color="auto" w:fill="FBF8F7"/>
                <w:tcMar>
                  <w:top w:w="40" w:type="dxa"/>
                  <w:left w:w="80" w:type="dxa"/>
                  <w:bottom w:w="40" w:type="dxa"/>
                  <w:right w:w="80" w:type="dxa"/>
                </w:tcMar>
              </w:tcPr>
            </w:tcPrChange>
          </w:tcPr>
          <w:p w14:paraId="20024537" w14:textId="45B808AE" w:rsidR="00975CD5" w:rsidDel="00FF0B1C" w:rsidRDefault="00BD35BE">
            <w:pPr>
              <w:rPr>
                <w:del w:id="197" w:author="Sejal Kalra" w:date="2026-08-13T11:19:00Z" w16du:dateUtc="2026-08-13T05:49:00Z"/>
              </w:rPr>
            </w:pPr>
            <w:del w:id="198" w:author="Sejal Kalra" w:date="2026-08-13T11:19:00Z" w16du:dateUtc="2026-08-13T05:49:00Z">
              <w:r w:rsidDel="00FF0B1C">
                <w:rPr>
                  <w:color w:val="222222"/>
                  <w:sz w:val="15"/>
                  <w:szCs w:val="15"/>
                </w:rPr>
                <w:delText>Rajeev Rajput, Masatsune Yamaji, Ben Lee, Roger Sheng, Jon Erensen, Andrew Norwood</w:delText>
              </w:r>
            </w:del>
          </w:p>
        </w:tc>
      </w:tr>
      <w:tr w:rsidR="00975CD5" w:rsidDel="00FF0B1C" w14:paraId="23418FF4" w14:textId="3EB16C0F" w:rsidTr="00C9601F">
        <w:tblPrEx>
          <w:tblCellMar>
            <w:top w:w="0" w:type="dxa"/>
            <w:bottom w:w="0" w:type="dxa"/>
          </w:tblCellMar>
          <w:tblPrExChange w:id="199" w:author="Sejal Kalra" w:date="2026-08-13T10:58:00Z" w16du:dateUtc="2026-08-13T05:28:00Z">
            <w:tblPrEx>
              <w:tblCellMar>
                <w:top w:w="0" w:type="dxa"/>
                <w:bottom w:w="0" w:type="dxa"/>
              </w:tblCellMar>
            </w:tblPrEx>
          </w:tblPrExChange>
        </w:tblPrEx>
        <w:trPr>
          <w:del w:id="200" w:author="Sejal Kalra" w:date="2026-08-13T11:19:00Z" w16du:dateUtc="2026-08-13T05:49:00Z"/>
        </w:trPr>
        <w:tc>
          <w:tcPr>
            <w:tcW w:w="2842" w:type="dxa"/>
            <w:tcMar>
              <w:top w:w="40" w:type="dxa"/>
              <w:left w:w="80" w:type="dxa"/>
              <w:bottom w:w="40" w:type="dxa"/>
              <w:right w:w="80" w:type="dxa"/>
            </w:tcMar>
            <w:tcPrChange w:id="201" w:author="Sejal Kalra" w:date="2026-08-13T10:58:00Z" w16du:dateUtc="2026-08-13T05:28:00Z">
              <w:tcPr>
                <w:tcW w:w="3100" w:type="dxa"/>
                <w:tcMar>
                  <w:top w:w="40" w:type="dxa"/>
                  <w:left w:w="80" w:type="dxa"/>
                  <w:bottom w:w="40" w:type="dxa"/>
                  <w:right w:w="80" w:type="dxa"/>
                </w:tcMar>
              </w:tcPr>
            </w:tcPrChange>
          </w:tcPr>
          <w:p w14:paraId="57A08F85" w14:textId="4081FAFF" w:rsidR="00975CD5" w:rsidDel="00FF0B1C" w:rsidRDefault="00BD35BE">
            <w:pPr>
              <w:rPr>
                <w:del w:id="202" w:author="Sejal Kalra" w:date="2026-08-13T11:19:00Z" w16du:dateUtc="2026-08-13T05:49:00Z"/>
              </w:rPr>
            </w:pPr>
            <w:del w:id="203" w:author="Sejal Kalra" w:date="2026-08-13T11:19:00Z" w16du:dateUtc="2026-08-13T05:49:00Z">
              <w:r w:rsidDel="00FF0B1C">
                <w:rPr>
                  <w:color w:val="222222"/>
                  <w:sz w:val="15"/>
                  <w:szCs w:val="15"/>
                </w:rPr>
                <w:delText>Market Definitions and Methodology: Semiconductor Devices and Applications</w:delText>
              </w:r>
            </w:del>
          </w:p>
        </w:tc>
        <w:tc>
          <w:tcPr>
            <w:tcW w:w="1072" w:type="dxa"/>
            <w:tcMar>
              <w:top w:w="40" w:type="dxa"/>
              <w:left w:w="80" w:type="dxa"/>
              <w:bottom w:w="40" w:type="dxa"/>
              <w:right w:w="80" w:type="dxa"/>
            </w:tcMar>
            <w:tcPrChange w:id="204" w:author="Sejal Kalra" w:date="2026-08-13T10:58:00Z" w16du:dateUtc="2026-08-13T05:28:00Z">
              <w:tcPr>
                <w:tcW w:w="1050" w:type="dxa"/>
                <w:tcMar>
                  <w:top w:w="40" w:type="dxa"/>
                  <w:left w:w="80" w:type="dxa"/>
                  <w:bottom w:w="40" w:type="dxa"/>
                  <w:right w:w="80" w:type="dxa"/>
                </w:tcMar>
              </w:tcPr>
            </w:tcPrChange>
          </w:tcPr>
          <w:p w14:paraId="45AEBFCD" w14:textId="30C569D9" w:rsidR="00975CD5" w:rsidDel="00FF0B1C" w:rsidRDefault="00BD35BE">
            <w:pPr>
              <w:rPr>
                <w:del w:id="205" w:author="Sejal Kalra" w:date="2026-08-13T11:19:00Z" w16du:dateUtc="2026-08-13T05:49:00Z"/>
              </w:rPr>
            </w:pPr>
            <w:del w:id="206" w:author="Sejal Kalra" w:date="2026-08-13T11:19:00Z" w16du:dateUtc="2026-08-13T05:49:00Z">
              <w:r w:rsidDel="00FF0B1C">
                <w:rPr>
                  <w:color w:val="222222"/>
                  <w:sz w:val="15"/>
                  <w:szCs w:val="15"/>
                </w:rPr>
                <w:delText>G00809421</w:delText>
              </w:r>
            </w:del>
          </w:p>
        </w:tc>
        <w:tc>
          <w:tcPr>
            <w:tcW w:w="1851" w:type="dxa"/>
            <w:tcMar>
              <w:top w:w="40" w:type="dxa"/>
              <w:left w:w="80" w:type="dxa"/>
              <w:bottom w:w="40" w:type="dxa"/>
              <w:right w:w="80" w:type="dxa"/>
            </w:tcMar>
            <w:tcPrChange w:id="207" w:author="Sejal Kalra" w:date="2026-08-13T10:58:00Z" w16du:dateUtc="2026-08-13T05:28:00Z">
              <w:tcPr>
                <w:tcW w:w="1250" w:type="dxa"/>
                <w:tcMar>
                  <w:top w:w="40" w:type="dxa"/>
                  <w:left w:w="80" w:type="dxa"/>
                  <w:bottom w:w="40" w:type="dxa"/>
                  <w:right w:w="80" w:type="dxa"/>
                </w:tcMar>
              </w:tcPr>
            </w:tcPrChange>
          </w:tcPr>
          <w:p w14:paraId="5C00F72F" w14:textId="17EC05B8" w:rsidR="00975CD5" w:rsidDel="00FF0B1C" w:rsidRDefault="00BD35BE">
            <w:pPr>
              <w:rPr>
                <w:del w:id="208" w:author="Sejal Kalra" w:date="2026-08-13T11:19:00Z" w16du:dateUtc="2026-08-13T05:49:00Z"/>
              </w:rPr>
            </w:pPr>
            <w:del w:id="209" w:author="Sejal Kalra" w:date="2026-08-13T11:19:00Z" w16du:dateUtc="2026-08-13T05:49:00Z">
              <w:r w:rsidDel="00FF0B1C">
                <w:rPr>
                  <w:color w:val="222222"/>
                  <w:sz w:val="15"/>
                  <w:szCs w:val="15"/>
                </w:rPr>
                <w:delText>25 July 2024</w:delText>
              </w:r>
            </w:del>
          </w:p>
        </w:tc>
        <w:tc>
          <w:tcPr>
            <w:tcW w:w="3235" w:type="dxa"/>
            <w:tcMar>
              <w:top w:w="40" w:type="dxa"/>
              <w:left w:w="80" w:type="dxa"/>
              <w:bottom w:w="40" w:type="dxa"/>
              <w:right w:w="80" w:type="dxa"/>
            </w:tcMar>
            <w:tcPrChange w:id="210" w:author="Sejal Kalra" w:date="2026-08-13T10:58:00Z" w16du:dateUtc="2026-08-13T05:28:00Z">
              <w:tcPr>
                <w:tcW w:w="3600" w:type="dxa"/>
                <w:tcMar>
                  <w:top w:w="40" w:type="dxa"/>
                  <w:left w:w="80" w:type="dxa"/>
                  <w:bottom w:w="40" w:type="dxa"/>
                  <w:right w:w="80" w:type="dxa"/>
                </w:tcMar>
              </w:tcPr>
            </w:tcPrChange>
          </w:tcPr>
          <w:p w14:paraId="2C17AC81" w14:textId="36F70CC3" w:rsidR="00975CD5" w:rsidDel="00FF0B1C" w:rsidRDefault="00BD35BE">
            <w:pPr>
              <w:rPr>
                <w:del w:id="211" w:author="Sejal Kalra" w:date="2026-08-13T11:19:00Z" w16du:dateUtc="2026-08-13T05:49:00Z"/>
              </w:rPr>
            </w:pPr>
            <w:del w:id="212" w:author="Sejal Kalra" w:date="2026-08-13T11:19:00Z" w16du:dateUtc="2026-08-13T05:49:00Z">
              <w:r w:rsidDel="00FF0B1C">
                <w:rPr>
                  <w:color w:val="222222"/>
                  <w:sz w:val="15"/>
                  <w:szCs w:val="15"/>
                </w:rPr>
                <w:delText>Rajeev Rajput, Alan Priestley, Kanishka Chauhan, Masatsune Yamaji</w:delText>
              </w:r>
            </w:del>
          </w:p>
        </w:tc>
      </w:tr>
      <w:tr w:rsidR="00975CD5" w:rsidDel="00FF0B1C" w14:paraId="7E3FE00B" w14:textId="07CBFDE8" w:rsidTr="00C9601F">
        <w:tblPrEx>
          <w:tblCellMar>
            <w:top w:w="0" w:type="dxa"/>
            <w:bottom w:w="0" w:type="dxa"/>
          </w:tblCellMar>
          <w:tblPrExChange w:id="213" w:author="Sejal Kalra" w:date="2026-08-13T10:58:00Z" w16du:dateUtc="2026-08-13T05:28:00Z">
            <w:tblPrEx>
              <w:tblCellMar>
                <w:top w:w="0" w:type="dxa"/>
                <w:bottom w:w="0" w:type="dxa"/>
              </w:tblCellMar>
            </w:tblPrEx>
          </w:tblPrExChange>
        </w:tblPrEx>
        <w:trPr>
          <w:del w:id="214" w:author="Sejal Kalra" w:date="2026-08-13T11:19:00Z" w16du:dateUtc="2026-08-13T05:49:00Z"/>
        </w:trPr>
        <w:tc>
          <w:tcPr>
            <w:tcW w:w="2842" w:type="dxa"/>
            <w:shd w:val="clear" w:color="auto" w:fill="FBF8F7"/>
            <w:tcMar>
              <w:top w:w="40" w:type="dxa"/>
              <w:left w:w="80" w:type="dxa"/>
              <w:bottom w:w="40" w:type="dxa"/>
              <w:right w:w="80" w:type="dxa"/>
            </w:tcMar>
            <w:tcPrChange w:id="215" w:author="Sejal Kalra" w:date="2026-08-13T10:58:00Z" w16du:dateUtc="2026-08-13T05:28:00Z">
              <w:tcPr>
                <w:tcW w:w="3100" w:type="dxa"/>
                <w:shd w:val="clear" w:color="auto" w:fill="FBF8F7"/>
                <w:tcMar>
                  <w:top w:w="40" w:type="dxa"/>
                  <w:left w:w="80" w:type="dxa"/>
                  <w:bottom w:w="40" w:type="dxa"/>
                  <w:right w:w="80" w:type="dxa"/>
                </w:tcMar>
              </w:tcPr>
            </w:tcPrChange>
          </w:tcPr>
          <w:p w14:paraId="253C5B3C" w14:textId="740C6F51" w:rsidR="00975CD5" w:rsidDel="00FF0B1C" w:rsidRDefault="00BD35BE">
            <w:pPr>
              <w:rPr>
                <w:del w:id="216" w:author="Sejal Kalra" w:date="2026-08-13T11:19:00Z" w16du:dateUtc="2026-08-13T05:49:00Z"/>
              </w:rPr>
            </w:pPr>
            <w:del w:id="217" w:author="Sejal Kalra" w:date="2026-08-13T11:19:00Z" w16du:dateUtc="2026-08-13T05:49:00Z">
              <w:r w:rsidDel="00FF0B1C">
                <w:rPr>
                  <w:color w:val="222222"/>
                  <w:sz w:val="15"/>
                  <w:szCs w:val="15"/>
                </w:rPr>
                <w:delText>Market Definitions and Methodology: Semiconductor Chips and Electronic Equipment</w:delText>
              </w:r>
            </w:del>
          </w:p>
        </w:tc>
        <w:tc>
          <w:tcPr>
            <w:tcW w:w="1072" w:type="dxa"/>
            <w:shd w:val="clear" w:color="auto" w:fill="FBF8F7"/>
            <w:tcMar>
              <w:top w:w="40" w:type="dxa"/>
              <w:left w:w="80" w:type="dxa"/>
              <w:bottom w:w="40" w:type="dxa"/>
              <w:right w:w="80" w:type="dxa"/>
            </w:tcMar>
            <w:tcPrChange w:id="218" w:author="Sejal Kalra" w:date="2026-08-13T10:58:00Z" w16du:dateUtc="2026-08-13T05:28:00Z">
              <w:tcPr>
                <w:tcW w:w="1050" w:type="dxa"/>
                <w:shd w:val="clear" w:color="auto" w:fill="FBF8F7"/>
                <w:tcMar>
                  <w:top w:w="40" w:type="dxa"/>
                  <w:left w:w="80" w:type="dxa"/>
                  <w:bottom w:w="40" w:type="dxa"/>
                  <w:right w:w="80" w:type="dxa"/>
                </w:tcMar>
              </w:tcPr>
            </w:tcPrChange>
          </w:tcPr>
          <w:p w14:paraId="1784CD3D" w14:textId="477A3AEA" w:rsidR="00975CD5" w:rsidDel="00FF0B1C" w:rsidRDefault="00BD35BE">
            <w:pPr>
              <w:rPr>
                <w:del w:id="219" w:author="Sejal Kalra" w:date="2026-08-13T11:19:00Z" w16du:dateUtc="2026-08-13T05:49:00Z"/>
              </w:rPr>
            </w:pPr>
            <w:del w:id="220" w:author="Sejal Kalra" w:date="2026-08-13T11:19:00Z" w16du:dateUtc="2026-08-13T05:49:00Z">
              <w:r w:rsidDel="00FF0B1C">
                <w:rPr>
                  <w:color w:val="222222"/>
                  <w:sz w:val="15"/>
                  <w:szCs w:val="15"/>
                </w:rPr>
                <w:delText>G00831545</w:delText>
              </w:r>
            </w:del>
          </w:p>
        </w:tc>
        <w:tc>
          <w:tcPr>
            <w:tcW w:w="1851" w:type="dxa"/>
            <w:shd w:val="clear" w:color="auto" w:fill="FBF8F7"/>
            <w:tcMar>
              <w:top w:w="40" w:type="dxa"/>
              <w:left w:w="80" w:type="dxa"/>
              <w:bottom w:w="40" w:type="dxa"/>
              <w:right w:w="80" w:type="dxa"/>
            </w:tcMar>
            <w:tcPrChange w:id="221" w:author="Sejal Kalra" w:date="2026-08-13T10:58:00Z" w16du:dateUtc="2026-08-13T05:28:00Z">
              <w:tcPr>
                <w:tcW w:w="1250" w:type="dxa"/>
                <w:shd w:val="clear" w:color="auto" w:fill="FBF8F7"/>
                <w:tcMar>
                  <w:top w:w="40" w:type="dxa"/>
                  <w:left w:w="80" w:type="dxa"/>
                  <w:bottom w:w="40" w:type="dxa"/>
                  <w:right w:w="80" w:type="dxa"/>
                </w:tcMar>
              </w:tcPr>
            </w:tcPrChange>
          </w:tcPr>
          <w:p w14:paraId="5CC258BA" w14:textId="37EA5BB9" w:rsidR="00975CD5" w:rsidDel="00FF0B1C" w:rsidRDefault="00BD35BE">
            <w:pPr>
              <w:rPr>
                <w:del w:id="222" w:author="Sejal Kalra" w:date="2026-08-13T11:19:00Z" w16du:dateUtc="2026-08-13T05:49:00Z"/>
              </w:rPr>
            </w:pPr>
            <w:del w:id="223" w:author="Sejal Kalra" w:date="2026-08-13T11:19:00Z" w16du:dateUtc="2026-08-13T05:49:00Z">
              <w:r w:rsidDel="00FF0B1C">
                <w:rPr>
                  <w:color w:val="222222"/>
                  <w:sz w:val="15"/>
                  <w:szCs w:val="15"/>
                </w:rPr>
                <w:delText>2 July 2025</w:delText>
              </w:r>
            </w:del>
          </w:p>
        </w:tc>
        <w:tc>
          <w:tcPr>
            <w:tcW w:w="3235" w:type="dxa"/>
            <w:shd w:val="clear" w:color="auto" w:fill="FBF8F7"/>
            <w:tcMar>
              <w:top w:w="40" w:type="dxa"/>
              <w:left w:w="80" w:type="dxa"/>
              <w:bottom w:w="40" w:type="dxa"/>
              <w:right w:w="80" w:type="dxa"/>
            </w:tcMar>
            <w:tcPrChange w:id="224" w:author="Sejal Kalra" w:date="2026-08-13T10:58:00Z" w16du:dateUtc="2026-08-13T05:28:00Z">
              <w:tcPr>
                <w:tcW w:w="3600" w:type="dxa"/>
                <w:shd w:val="clear" w:color="auto" w:fill="FBF8F7"/>
                <w:tcMar>
                  <w:top w:w="40" w:type="dxa"/>
                  <w:left w:w="80" w:type="dxa"/>
                  <w:bottom w:w="40" w:type="dxa"/>
                  <w:right w:w="80" w:type="dxa"/>
                </w:tcMar>
              </w:tcPr>
            </w:tcPrChange>
          </w:tcPr>
          <w:p w14:paraId="26D2C0EC" w14:textId="4F6F9C4C" w:rsidR="00975CD5" w:rsidDel="00FF0B1C" w:rsidRDefault="00BD35BE">
            <w:pPr>
              <w:rPr>
                <w:del w:id="225" w:author="Sejal Kalra" w:date="2026-08-13T11:19:00Z" w16du:dateUtc="2026-08-13T05:49:00Z"/>
              </w:rPr>
            </w:pPr>
            <w:del w:id="226" w:author="Sejal Kalra" w:date="2026-08-13T11:19:00Z" w16du:dateUtc="2026-08-13T05:49:00Z">
              <w:r w:rsidDel="00FF0B1C">
                <w:rPr>
                  <w:color w:val="222222"/>
                  <w:sz w:val="15"/>
                  <w:szCs w:val="15"/>
                </w:rPr>
                <w:delText>Rajeev Rajput, Jainendra Singh, Jon Erensen, Joseph Unsworth, Masatsune Yamaji, Menglin Cao, Roger Sheng, Shrish Pant</w:delText>
              </w:r>
            </w:del>
          </w:p>
        </w:tc>
      </w:tr>
      <w:tr w:rsidR="00975CD5" w14:paraId="72268C5D" w14:textId="77777777" w:rsidTr="00C9601F">
        <w:tblPrEx>
          <w:tblCellMar>
            <w:top w:w="0" w:type="dxa"/>
            <w:bottom w:w="0" w:type="dxa"/>
          </w:tblCellMar>
          <w:tblPrExChange w:id="227" w:author="Sejal Kalra" w:date="2026-08-13T10:58:00Z" w16du:dateUtc="2026-08-13T05:28:00Z">
            <w:tblPrEx>
              <w:tblCellMar>
                <w:top w:w="0" w:type="dxa"/>
                <w:bottom w:w="0" w:type="dxa"/>
              </w:tblCellMar>
            </w:tblPrEx>
          </w:tblPrExChange>
        </w:tblPrEx>
        <w:tc>
          <w:tcPr>
            <w:tcW w:w="2842" w:type="dxa"/>
            <w:tcMar>
              <w:top w:w="40" w:type="dxa"/>
              <w:left w:w="80" w:type="dxa"/>
              <w:bottom w:w="40" w:type="dxa"/>
              <w:right w:w="80" w:type="dxa"/>
            </w:tcMar>
            <w:tcPrChange w:id="228" w:author="Sejal Kalra" w:date="2026-08-13T10:58:00Z" w16du:dateUtc="2026-08-13T05:28:00Z">
              <w:tcPr>
                <w:tcW w:w="3100" w:type="dxa"/>
                <w:tcMar>
                  <w:top w:w="40" w:type="dxa"/>
                  <w:left w:w="80" w:type="dxa"/>
                  <w:bottom w:w="40" w:type="dxa"/>
                  <w:right w:w="80" w:type="dxa"/>
                </w:tcMar>
              </w:tcPr>
            </w:tcPrChange>
          </w:tcPr>
          <w:p w14:paraId="7382FCAE" w14:textId="77777777" w:rsidR="00975CD5" w:rsidRDefault="00BD35BE">
            <w:r>
              <w:rPr>
                <w:color w:val="222222"/>
                <w:sz w:val="15"/>
                <w:szCs w:val="15"/>
              </w:rPr>
              <w:t>Market Definitions and Methodology: Semiconductor Chips and Electronic Equipment</w:t>
            </w:r>
          </w:p>
        </w:tc>
        <w:tc>
          <w:tcPr>
            <w:tcW w:w="1072" w:type="dxa"/>
            <w:tcMar>
              <w:top w:w="40" w:type="dxa"/>
              <w:left w:w="80" w:type="dxa"/>
              <w:bottom w:w="40" w:type="dxa"/>
              <w:right w:w="80" w:type="dxa"/>
            </w:tcMar>
            <w:tcPrChange w:id="229" w:author="Sejal Kalra" w:date="2026-08-13T10:58:00Z" w16du:dateUtc="2026-08-13T05:28:00Z">
              <w:tcPr>
                <w:tcW w:w="1050" w:type="dxa"/>
                <w:tcMar>
                  <w:top w:w="40" w:type="dxa"/>
                  <w:left w:w="80" w:type="dxa"/>
                  <w:bottom w:w="40" w:type="dxa"/>
                  <w:right w:w="80" w:type="dxa"/>
                </w:tcMar>
              </w:tcPr>
            </w:tcPrChange>
          </w:tcPr>
          <w:p w14:paraId="032494A1" w14:textId="77777777" w:rsidR="00975CD5" w:rsidRDefault="00BD35BE">
            <w:r>
              <w:rPr>
                <w:color w:val="222222"/>
                <w:sz w:val="15"/>
                <w:szCs w:val="15"/>
              </w:rPr>
              <w:t>G00849046</w:t>
            </w:r>
          </w:p>
        </w:tc>
        <w:tc>
          <w:tcPr>
            <w:tcW w:w="1851" w:type="dxa"/>
            <w:tcMar>
              <w:top w:w="40" w:type="dxa"/>
              <w:left w:w="80" w:type="dxa"/>
              <w:bottom w:w="40" w:type="dxa"/>
              <w:right w:w="80" w:type="dxa"/>
            </w:tcMar>
            <w:tcPrChange w:id="230" w:author="Sejal Kalra" w:date="2026-08-13T10:58:00Z" w16du:dateUtc="2026-08-13T05:28:00Z">
              <w:tcPr>
                <w:tcW w:w="1250" w:type="dxa"/>
                <w:tcMar>
                  <w:top w:w="40" w:type="dxa"/>
                  <w:left w:w="80" w:type="dxa"/>
                  <w:bottom w:w="40" w:type="dxa"/>
                  <w:right w:w="80" w:type="dxa"/>
                </w:tcMar>
              </w:tcPr>
            </w:tcPrChange>
          </w:tcPr>
          <w:p w14:paraId="2D6689E1" w14:textId="77777777" w:rsidR="00975CD5" w:rsidRDefault="00BD35BE">
            <w:r>
              <w:rPr>
                <w:color w:val="222222"/>
                <w:sz w:val="15"/>
                <w:szCs w:val="15"/>
              </w:rPr>
              <w:t>9 March 2026</w:t>
            </w:r>
          </w:p>
        </w:tc>
        <w:tc>
          <w:tcPr>
            <w:tcW w:w="3235" w:type="dxa"/>
            <w:tcMar>
              <w:top w:w="40" w:type="dxa"/>
              <w:left w:w="80" w:type="dxa"/>
              <w:bottom w:w="40" w:type="dxa"/>
              <w:right w:w="80" w:type="dxa"/>
            </w:tcMar>
            <w:tcPrChange w:id="231" w:author="Sejal Kalra" w:date="2026-08-13T10:58:00Z" w16du:dateUtc="2026-08-13T05:28:00Z">
              <w:tcPr>
                <w:tcW w:w="3600" w:type="dxa"/>
                <w:tcMar>
                  <w:top w:w="40" w:type="dxa"/>
                  <w:left w:w="80" w:type="dxa"/>
                  <w:bottom w:w="40" w:type="dxa"/>
                  <w:right w:w="80" w:type="dxa"/>
                </w:tcMar>
              </w:tcPr>
            </w:tcPrChange>
          </w:tcPr>
          <w:p w14:paraId="51C448B8" w14:textId="77777777" w:rsidR="00975CD5" w:rsidRDefault="00BD35BE">
            <w:r>
              <w:rPr>
                <w:color w:val="222222"/>
                <w:sz w:val="15"/>
                <w:szCs w:val="15"/>
              </w:rPr>
              <w:t>Rajeev Rajput</w:t>
            </w:r>
          </w:p>
        </w:tc>
      </w:tr>
      <w:tr w:rsidR="00975CD5" w:rsidDel="00FF0B1C" w14:paraId="7D312C58" w14:textId="200C7A46" w:rsidTr="00C9601F">
        <w:tblPrEx>
          <w:tblCellMar>
            <w:top w:w="0" w:type="dxa"/>
            <w:bottom w:w="0" w:type="dxa"/>
          </w:tblCellMar>
          <w:tblPrExChange w:id="232" w:author="Sejal Kalra" w:date="2026-08-13T10:58:00Z" w16du:dateUtc="2026-08-13T05:28:00Z">
            <w:tblPrEx>
              <w:tblCellMar>
                <w:top w:w="0" w:type="dxa"/>
                <w:bottom w:w="0" w:type="dxa"/>
              </w:tblCellMar>
            </w:tblPrEx>
          </w:tblPrExChange>
        </w:tblPrEx>
        <w:trPr>
          <w:del w:id="233" w:author="Sejal Kalra" w:date="2026-08-13T11:19:00Z" w16du:dateUtc="2026-08-13T05:49:00Z"/>
        </w:trPr>
        <w:tc>
          <w:tcPr>
            <w:tcW w:w="2842" w:type="dxa"/>
            <w:shd w:val="clear" w:color="auto" w:fill="FBF8F7"/>
            <w:tcMar>
              <w:top w:w="40" w:type="dxa"/>
              <w:left w:w="80" w:type="dxa"/>
              <w:bottom w:w="40" w:type="dxa"/>
              <w:right w:w="80" w:type="dxa"/>
            </w:tcMar>
            <w:tcPrChange w:id="234" w:author="Sejal Kalra" w:date="2026-08-13T10:58:00Z" w16du:dateUtc="2026-08-13T05:28:00Z">
              <w:tcPr>
                <w:tcW w:w="3100" w:type="dxa"/>
                <w:shd w:val="clear" w:color="auto" w:fill="FBF8F7"/>
                <w:tcMar>
                  <w:top w:w="40" w:type="dxa"/>
                  <w:left w:w="80" w:type="dxa"/>
                  <w:bottom w:w="40" w:type="dxa"/>
                  <w:right w:w="80" w:type="dxa"/>
                </w:tcMar>
              </w:tcPr>
            </w:tcPrChange>
          </w:tcPr>
          <w:p w14:paraId="4BE3BD9A" w14:textId="14767AB9" w:rsidR="00975CD5" w:rsidDel="00FF0B1C" w:rsidRDefault="00BD35BE">
            <w:pPr>
              <w:rPr>
                <w:del w:id="235" w:author="Sejal Kalra" w:date="2026-08-13T11:19:00Z" w16du:dateUtc="2026-08-13T05:49:00Z"/>
              </w:rPr>
            </w:pPr>
            <w:del w:id="236" w:author="Sejal Kalra" w:date="2026-08-13T11:19:00Z" w16du:dateUtc="2026-08-13T05:49:00Z">
              <w:r w:rsidDel="00FF0B1C">
                <w:rPr>
                  <w:color w:val="222222"/>
                  <w:sz w:val="15"/>
                  <w:szCs w:val="15"/>
                </w:rPr>
                <w:delText>Market Definitions and Methodology (title per document)</w:delText>
              </w:r>
            </w:del>
          </w:p>
        </w:tc>
        <w:tc>
          <w:tcPr>
            <w:tcW w:w="1072" w:type="dxa"/>
            <w:shd w:val="clear" w:color="auto" w:fill="FBF8F7"/>
            <w:tcMar>
              <w:top w:w="40" w:type="dxa"/>
              <w:left w:w="80" w:type="dxa"/>
              <w:bottom w:w="40" w:type="dxa"/>
              <w:right w:w="80" w:type="dxa"/>
            </w:tcMar>
            <w:tcPrChange w:id="237" w:author="Sejal Kalra" w:date="2026-08-13T10:58:00Z" w16du:dateUtc="2026-08-13T05:28:00Z">
              <w:tcPr>
                <w:tcW w:w="1050" w:type="dxa"/>
                <w:shd w:val="clear" w:color="auto" w:fill="FBF8F7"/>
                <w:tcMar>
                  <w:top w:w="40" w:type="dxa"/>
                  <w:left w:w="80" w:type="dxa"/>
                  <w:bottom w:w="40" w:type="dxa"/>
                  <w:right w:w="80" w:type="dxa"/>
                </w:tcMar>
              </w:tcPr>
            </w:tcPrChange>
          </w:tcPr>
          <w:p w14:paraId="7AED937C" w14:textId="0BE423FC" w:rsidR="00975CD5" w:rsidDel="00FF0B1C" w:rsidRDefault="00BD35BE">
            <w:pPr>
              <w:rPr>
                <w:del w:id="238" w:author="Sejal Kalra" w:date="2026-08-13T11:19:00Z" w16du:dateUtc="2026-08-13T05:49:00Z"/>
              </w:rPr>
            </w:pPr>
            <w:del w:id="239" w:author="Sejal Kalra" w:date="2026-08-13T11:19:00Z" w16du:dateUtc="2026-08-13T05:49:00Z">
              <w:r w:rsidDel="00FF0B1C">
                <w:rPr>
                  <w:color w:val="222222"/>
                  <w:sz w:val="15"/>
                  <w:szCs w:val="15"/>
                </w:rPr>
                <w:delText>G00172274</w:delText>
              </w:r>
            </w:del>
          </w:p>
        </w:tc>
        <w:tc>
          <w:tcPr>
            <w:tcW w:w="1851" w:type="dxa"/>
            <w:shd w:val="clear" w:color="auto" w:fill="FBF8F7"/>
            <w:tcMar>
              <w:top w:w="40" w:type="dxa"/>
              <w:left w:w="80" w:type="dxa"/>
              <w:bottom w:w="40" w:type="dxa"/>
              <w:right w:w="80" w:type="dxa"/>
            </w:tcMar>
            <w:tcPrChange w:id="240" w:author="Sejal Kalra" w:date="2026-08-13T10:58:00Z" w16du:dateUtc="2026-08-13T05:28:00Z">
              <w:tcPr>
                <w:tcW w:w="1250" w:type="dxa"/>
                <w:shd w:val="clear" w:color="auto" w:fill="FBF8F7"/>
                <w:tcMar>
                  <w:top w:w="40" w:type="dxa"/>
                  <w:left w:w="80" w:type="dxa"/>
                  <w:bottom w:w="40" w:type="dxa"/>
                  <w:right w:w="80" w:type="dxa"/>
                </w:tcMar>
              </w:tcPr>
            </w:tcPrChange>
          </w:tcPr>
          <w:p w14:paraId="073FF463" w14:textId="5D4253FC" w:rsidR="00975CD5" w:rsidDel="00FF0B1C" w:rsidRDefault="00BD35BE">
            <w:pPr>
              <w:rPr>
                <w:del w:id="241" w:author="Sejal Kalra" w:date="2026-08-13T11:19:00Z" w16du:dateUtc="2026-08-13T05:49:00Z"/>
              </w:rPr>
            </w:pPr>
            <w:del w:id="242" w:author="Sejal Kalra" w:date="2026-08-13T11:19:00Z" w16du:dateUtc="2026-08-13T05:49:00Z">
              <w:r w:rsidDel="00FF0B1C">
                <w:rPr>
                  <w:color w:val="222222"/>
                  <w:sz w:val="15"/>
                  <w:szCs w:val="15"/>
                </w:rPr>
                <w:delText>30 December 2009</w:delText>
              </w:r>
            </w:del>
          </w:p>
        </w:tc>
        <w:tc>
          <w:tcPr>
            <w:tcW w:w="3235" w:type="dxa"/>
            <w:shd w:val="clear" w:color="auto" w:fill="FBF8F7"/>
            <w:tcMar>
              <w:top w:w="40" w:type="dxa"/>
              <w:left w:w="80" w:type="dxa"/>
              <w:bottom w:w="40" w:type="dxa"/>
              <w:right w:w="80" w:type="dxa"/>
            </w:tcMar>
            <w:tcPrChange w:id="243" w:author="Sejal Kalra" w:date="2026-08-13T10:58:00Z" w16du:dateUtc="2026-08-13T05:28:00Z">
              <w:tcPr>
                <w:tcW w:w="3600" w:type="dxa"/>
                <w:shd w:val="clear" w:color="auto" w:fill="FBF8F7"/>
                <w:tcMar>
                  <w:top w:w="40" w:type="dxa"/>
                  <w:left w:w="80" w:type="dxa"/>
                  <w:bottom w:w="40" w:type="dxa"/>
                  <w:right w:w="80" w:type="dxa"/>
                </w:tcMar>
              </w:tcPr>
            </w:tcPrChange>
          </w:tcPr>
          <w:p w14:paraId="3B8F22A7" w14:textId="549CD7B7" w:rsidR="00975CD5" w:rsidDel="00FF0B1C" w:rsidRDefault="00975CD5">
            <w:pPr>
              <w:rPr>
                <w:del w:id="244" w:author="Sejal Kalra" w:date="2026-08-13T11:19:00Z" w16du:dateUtc="2026-08-13T05:49:00Z"/>
              </w:rPr>
            </w:pPr>
          </w:p>
        </w:tc>
      </w:tr>
      <w:tr w:rsidR="00975CD5" w:rsidDel="00FF0B1C" w14:paraId="410F823E" w14:textId="7C4A13AB" w:rsidTr="00C9601F">
        <w:tblPrEx>
          <w:tblCellMar>
            <w:top w:w="0" w:type="dxa"/>
            <w:bottom w:w="0" w:type="dxa"/>
          </w:tblCellMar>
          <w:tblPrExChange w:id="245" w:author="Sejal Kalra" w:date="2026-08-13T10:58:00Z" w16du:dateUtc="2026-08-13T05:28:00Z">
            <w:tblPrEx>
              <w:tblCellMar>
                <w:top w:w="0" w:type="dxa"/>
                <w:bottom w:w="0" w:type="dxa"/>
              </w:tblCellMar>
            </w:tblPrEx>
          </w:tblPrExChange>
        </w:tblPrEx>
        <w:trPr>
          <w:del w:id="246" w:author="Sejal Kalra" w:date="2026-08-13T11:19:00Z" w16du:dateUtc="2026-08-13T05:49:00Z"/>
        </w:trPr>
        <w:tc>
          <w:tcPr>
            <w:tcW w:w="2842" w:type="dxa"/>
            <w:tcMar>
              <w:top w:w="40" w:type="dxa"/>
              <w:left w:w="80" w:type="dxa"/>
              <w:bottom w:w="40" w:type="dxa"/>
              <w:right w:w="80" w:type="dxa"/>
            </w:tcMar>
            <w:tcPrChange w:id="247" w:author="Sejal Kalra" w:date="2026-08-13T10:58:00Z" w16du:dateUtc="2026-08-13T05:28:00Z">
              <w:tcPr>
                <w:tcW w:w="3100" w:type="dxa"/>
                <w:tcMar>
                  <w:top w:w="40" w:type="dxa"/>
                  <w:left w:w="80" w:type="dxa"/>
                  <w:bottom w:w="40" w:type="dxa"/>
                  <w:right w:w="80" w:type="dxa"/>
                </w:tcMar>
              </w:tcPr>
            </w:tcPrChange>
          </w:tcPr>
          <w:p w14:paraId="627F1757" w14:textId="4B2C3DD9" w:rsidR="00975CD5" w:rsidDel="00FF0B1C" w:rsidRDefault="00BD35BE">
            <w:pPr>
              <w:rPr>
                <w:del w:id="248" w:author="Sejal Kalra" w:date="2026-08-13T11:19:00Z" w16du:dateUtc="2026-08-13T05:49:00Z"/>
              </w:rPr>
            </w:pPr>
            <w:del w:id="249" w:author="Sejal Kalra" w:date="2026-08-13T11:19:00Z" w16du:dateUtc="2026-08-13T05:49:00Z">
              <w:r w:rsidDel="00FF0B1C">
                <w:rPr>
                  <w:color w:val="222222"/>
                  <w:sz w:val="15"/>
                  <w:szCs w:val="15"/>
                </w:rPr>
                <w:delText>Market Definitions and Methodology (title per document)</w:delText>
              </w:r>
            </w:del>
          </w:p>
        </w:tc>
        <w:tc>
          <w:tcPr>
            <w:tcW w:w="1072" w:type="dxa"/>
            <w:tcMar>
              <w:top w:w="40" w:type="dxa"/>
              <w:left w:w="80" w:type="dxa"/>
              <w:bottom w:w="40" w:type="dxa"/>
              <w:right w:w="80" w:type="dxa"/>
            </w:tcMar>
            <w:tcPrChange w:id="250" w:author="Sejal Kalra" w:date="2026-08-13T10:58:00Z" w16du:dateUtc="2026-08-13T05:28:00Z">
              <w:tcPr>
                <w:tcW w:w="1050" w:type="dxa"/>
                <w:tcMar>
                  <w:top w:w="40" w:type="dxa"/>
                  <w:left w:w="80" w:type="dxa"/>
                  <w:bottom w:w="40" w:type="dxa"/>
                  <w:right w:w="80" w:type="dxa"/>
                </w:tcMar>
              </w:tcPr>
            </w:tcPrChange>
          </w:tcPr>
          <w:p w14:paraId="40AF49AF" w14:textId="680FE684" w:rsidR="00975CD5" w:rsidDel="00FF0B1C" w:rsidRDefault="00BD35BE">
            <w:pPr>
              <w:rPr>
                <w:del w:id="251" w:author="Sejal Kalra" w:date="2026-08-13T11:19:00Z" w16du:dateUtc="2026-08-13T05:49:00Z"/>
              </w:rPr>
            </w:pPr>
            <w:del w:id="252" w:author="Sejal Kalra" w:date="2026-08-13T11:19:00Z" w16du:dateUtc="2026-08-13T05:49:00Z">
              <w:r w:rsidDel="00FF0B1C">
                <w:rPr>
                  <w:color w:val="222222"/>
                  <w:sz w:val="15"/>
                  <w:szCs w:val="15"/>
                </w:rPr>
                <w:delText>G00226228</w:delText>
              </w:r>
            </w:del>
          </w:p>
        </w:tc>
        <w:tc>
          <w:tcPr>
            <w:tcW w:w="1851" w:type="dxa"/>
            <w:tcMar>
              <w:top w:w="40" w:type="dxa"/>
              <w:left w:w="80" w:type="dxa"/>
              <w:bottom w:w="40" w:type="dxa"/>
              <w:right w:w="80" w:type="dxa"/>
            </w:tcMar>
            <w:tcPrChange w:id="253" w:author="Sejal Kalra" w:date="2026-08-13T10:58:00Z" w16du:dateUtc="2026-08-13T05:28:00Z">
              <w:tcPr>
                <w:tcW w:w="1250" w:type="dxa"/>
                <w:tcMar>
                  <w:top w:w="40" w:type="dxa"/>
                  <w:left w:w="80" w:type="dxa"/>
                  <w:bottom w:w="40" w:type="dxa"/>
                  <w:right w:w="80" w:type="dxa"/>
                </w:tcMar>
              </w:tcPr>
            </w:tcPrChange>
          </w:tcPr>
          <w:p w14:paraId="1FAA99B0" w14:textId="5DB31CB0" w:rsidR="00975CD5" w:rsidDel="00FF0B1C" w:rsidRDefault="00BD35BE">
            <w:pPr>
              <w:rPr>
                <w:del w:id="254" w:author="Sejal Kalra" w:date="2026-08-13T11:19:00Z" w16du:dateUtc="2026-08-13T05:49:00Z"/>
              </w:rPr>
            </w:pPr>
            <w:del w:id="255" w:author="Sejal Kalra" w:date="2026-08-13T11:19:00Z" w16du:dateUtc="2026-08-13T05:49:00Z">
              <w:r w:rsidDel="00FF0B1C">
                <w:rPr>
                  <w:color w:val="222222"/>
                  <w:sz w:val="15"/>
                  <w:szCs w:val="15"/>
                </w:rPr>
                <w:delText>28 October 2011</w:delText>
              </w:r>
            </w:del>
          </w:p>
        </w:tc>
        <w:tc>
          <w:tcPr>
            <w:tcW w:w="3235" w:type="dxa"/>
            <w:tcMar>
              <w:top w:w="40" w:type="dxa"/>
              <w:left w:w="80" w:type="dxa"/>
              <w:bottom w:w="40" w:type="dxa"/>
              <w:right w:w="80" w:type="dxa"/>
            </w:tcMar>
            <w:tcPrChange w:id="256" w:author="Sejal Kalra" w:date="2026-08-13T10:58:00Z" w16du:dateUtc="2026-08-13T05:28:00Z">
              <w:tcPr>
                <w:tcW w:w="3600" w:type="dxa"/>
                <w:tcMar>
                  <w:top w:w="40" w:type="dxa"/>
                  <w:left w:w="80" w:type="dxa"/>
                  <w:bottom w:w="40" w:type="dxa"/>
                  <w:right w:w="80" w:type="dxa"/>
                </w:tcMar>
              </w:tcPr>
            </w:tcPrChange>
          </w:tcPr>
          <w:p w14:paraId="6ED6C9FB" w14:textId="3B606687" w:rsidR="00975CD5" w:rsidDel="00FF0B1C" w:rsidRDefault="00975CD5">
            <w:pPr>
              <w:rPr>
                <w:del w:id="257" w:author="Sejal Kalra" w:date="2026-08-13T11:19:00Z" w16du:dateUtc="2026-08-13T05:49:00Z"/>
              </w:rPr>
            </w:pPr>
          </w:p>
        </w:tc>
      </w:tr>
      <w:tr w:rsidR="00975CD5" w:rsidDel="00FF0B1C" w14:paraId="50438E88" w14:textId="3A021571" w:rsidTr="00C9601F">
        <w:tblPrEx>
          <w:tblCellMar>
            <w:top w:w="0" w:type="dxa"/>
            <w:bottom w:w="0" w:type="dxa"/>
          </w:tblCellMar>
          <w:tblPrExChange w:id="258" w:author="Sejal Kalra" w:date="2026-08-13T10:58:00Z" w16du:dateUtc="2026-08-13T05:28:00Z">
            <w:tblPrEx>
              <w:tblCellMar>
                <w:top w:w="0" w:type="dxa"/>
                <w:bottom w:w="0" w:type="dxa"/>
              </w:tblCellMar>
            </w:tblPrEx>
          </w:tblPrExChange>
        </w:tblPrEx>
        <w:trPr>
          <w:del w:id="259" w:author="Sejal Kalra" w:date="2026-08-13T11:19:00Z" w16du:dateUtc="2026-08-13T05:49:00Z"/>
        </w:trPr>
        <w:tc>
          <w:tcPr>
            <w:tcW w:w="2842" w:type="dxa"/>
            <w:shd w:val="clear" w:color="auto" w:fill="FBF8F7"/>
            <w:tcMar>
              <w:top w:w="40" w:type="dxa"/>
              <w:left w:w="80" w:type="dxa"/>
              <w:bottom w:w="40" w:type="dxa"/>
              <w:right w:w="80" w:type="dxa"/>
            </w:tcMar>
            <w:tcPrChange w:id="260" w:author="Sejal Kalra" w:date="2026-08-13T10:58:00Z" w16du:dateUtc="2026-08-13T05:28:00Z">
              <w:tcPr>
                <w:tcW w:w="3100" w:type="dxa"/>
                <w:shd w:val="clear" w:color="auto" w:fill="FBF8F7"/>
                <w:tcMar>
                  <w:top w:w="40" w:type="dxa"/>
                  <w:left w:w="80" w:type="dxa"/>
                  <w:bottom w:w="40" w:type="dxa"/>
                  <w:right w:w="80" w:type="dxa"/>
                </w:tcMar>
              </w:tcPr>
            </w:tcPrChange>
          </w:tcPr>
          <w:p w14:paraId="0B045945" w14:textId="2692D297" w:rsidR="00975CD5" w:rsidDel="00FF0B1C" w:rsidRDefault="00BD35BE">
            <w:pPr>
              <w:rPr>
                <w:del w:id="261" w:author="Sejal Kalra" w:date="2026-08-13T11:19:00Z" w16du:dateUtc="2026-08-13T05:49:00Z"/>
              </w:rPr>
            </w:pPr>
            <w:del w:id="262" w:author="Sejal Kalra" w:date="2026-08-13T11:19:00Z" w16du:dateUtc="2026-08-13T05:49:00Z">
              <w:r w:rsidDel="00FF0B1C">
                <w:rPr>
                  <w:color w:val="222222"/>
                  <w:sz w:val="15"/>
                  <w:szCs w:val="15"/>
                </w:rPr>
                <w:delText>Market Definitions and Methodology: Semiconductor Devices and Applications</w:delText>
              </w:r>
            </w:del>
          </w:p>
        </w:tc>
        <w:tc>
          <w:tcPr>
            <w:tcW w:w="1072" w:type="dxa"/>
            <w:shd w:val="clear" w:color="auto" w:fill="FBF8F7"/>
            <w:tcMar>
              <w:top w:w="40" w:type="dxa"/>
              <w:left w:w="80" w:type="dxa"/>
              <w:bottom w:w="40" w:type="dxa"/>
              <w:right w:w="80" w:type="dxa"/>
            </w:tcMar>
            <w:tcPrChange w:id="263" w:author="Sejal Kalra" w:date="2026-08-13T10:58:00Z" w16du:dateUtc="2026-08-13T05:28:00Z">
              <w:tcPr>
                <w:tcW w:w="1050" w:type="dxa"/>
                <w:shd w:val="clear" w:color="auto" w:fill="FBF8F7"/>
                <w:tcMar>
                  <w:top w:w="40" w:type="dxa"/>
                  <w:left w:w="80" w:type="dxa"/>
                  <w:bottom w:w="40" w:type="dxa"/>
                  <w:right w:w="80" w:type="dxa"/>
                </w:tcMar>
              </w:tcPr>
            </w:tcPrChange>
          </w:tcPr>
          <w:p w14:paraId="40E17040" w14:textId="16DF5931" w:rsidR="00975CD5" w:rsidDel="00FF0B1C" w:rsidRDefault="00BD35BE">
            <w:pPr>
              <w:rPr>
                <w:del w:id="264" w:author="Sejal Kalra" w:date="2026-08-13T11:19:00Z" w16du:dateUtc="2026-08-13T05:49:00Z"/>
              </w:rPr>
            </w:pPr>
            <w:del w:id="265" w:author="Sejal Kalra" w:date="2026-08-13T11:19:00Z" w16du:dateUtc="2026-08-13T05:49:00Z">
              <w:r w:rsidDel="00FF0B1C">
                <w:rPr>
                  <w:color w:val="222222"/>
                  <w:sz w:val="15"/>
                  <w:szCs w:val="15"/>
                </w:rPr>
                <w:delText>G00266232</w:delText>
              </w:r>
            </w:del>
          </w:p>
        </w:tc>
        <w:tc>
          <w:tcPr>
            <w:tcW w:w="1851" w:type="dxa"/>
            <w:shd w:val="clear" w:color="auto" w:fill="FBF8F7"/>
            <w:tcMar>
              <w:top w:w="40" w:type="dxa"/>
              <w:left w:w="80" w:type="dxa"/>
              <w:bottom w:w="40" w:type="dxa"/>
              <w:right w:w="80" w:type="dxa"/>
            </w:tcMar>
            <w:tcPrChange w:id="266" w:author="Sejal Kalra" w:date="2026-08-13T10:58:00Z" w16du:dateUtc="2026-08-13T05:28:00Z">
              <w:tcPr>
                <w:tcW w:w="1250" w:type="dxa"/>
                <w:shd w:val="clear" w:color="auto" w:fill="FBF8F7"/>
                <w:tcMar>
                  <w:top w:w="40" w:type="dxa"/>
                  <w:left w:w="80" w:type="dxa"/>
                  <w:bottom w:w="40" w:type="dxa"/>
                  <w:right w:w="80" w:type="dxa"/>
                </w:tcMar>
              </w:tcPr>
            </w:tcPrChange>
          </w:tcPr>
          <w:p w14:paraId="239C2C55" w14:textId="2FFE8855" w:rsidR="00975CD5" w:rsidDel="00FF0B1C" w:rsidRDefault="00BD35BE">
            <w:pPr>
              <w:rPr>
                <w:del w:id="267" w:author="Sejal Kalra" w:date="2026-08-13T11:19:00Z" w16du:dateUtc="2026-08-13T05:49:00Z"/>
              </w:rPr>
            </w:pPr>
            <w:del w:id="268" w:author="Sejal Kalra" w:date="2026-08-13T11:19:00Z" w16du:dateUtc="2026-08-13T05:49:00Z">
              <w:r w:rsidDel="00FF0B1C">
                <w:rPr>
                  <w:color w:val="222222"/>
                  <w:sz w:val="15"/>
                  <w:szCs w:val="15"/>
                </w:rPr>
                <w:delText>26 August 2014</w:delText>
              </w:r>
            </w:del>
          </w:p>
        </w:tc>
        <w:tc>
          <w:tcPr>
            <w:tcW w:w="3235" w:type="dxa"/>
            <w:shd w:val="clear" w:color="auto" w:fill="FBF8F7"/>
            <w:tcMar>
              <w:top w:w="40" w:type="dxa"/>
              <w:left w:w="80" w:type="dxa"/>
              <w:bottom w:w="40" w:type="dxa"/>
              <w:right w:w="80" w:type="dxa"/>
            </w:tcMar>
            <w:tcPrChange w:id="269" w:author="Sejal Kalra" w:date="2026-08-13T10:58:00Z" w16du:dateUtc="2026-08-13T05:28:00Z">
              <w:tcPr>
                <w:tcW w:w="3600" w:type="dxa"/>
                <w:shd w:val="clear" w:color="auto" w:fill="FBF8F7"/>
                <w:tcMar>
                  <w:top w:w="40" w:type="dxa"/>
                  <w:left w:w="80" w:type="dxa"/>
                  <w:bottom w:w="40" w:type="dxa"/>
                  <w:right w:w="80" w:type="dxa"/>
                </w:tcMar>
              </w:tcPr>
            </w:tcPrChange>
          </w:tcPr>
          <w:p w14:paraId="395D6DA1" w14:textId="4E15EBC0" w:rsidR="00975CD5" w:rsidDel="00FF0B1C" w:rsidRDefault="00BD35BE">
            <w:pPr>
              <w:rPr>
                <w:del w:id="270" w:author="Sejal Kalra" w:date="2026-08-13T11:19:00Z" w16du:dateUtc="2026-08-13T05:49:00Z"/>
              </w:rPr>
            </w:pPr>
            <w:del w:id="271" w:author="Sejal Kalra" w:date="2026-08-13T11:19:00Z" w16du:dateUtc="2026-08-13T05:49:00Z">
              <w:r w:rsidDel="00FF0B1C">
                <w:rPr>
                  <w:color w:val="222222"/>
                  <w:sz w:val="15"/>
                  <w:szCs w:val="15"/>
                </w:rPr>
                <w:delText>Gerald Van Hoy, Bryan Lewis, Paul O'Donovan, Hiroyuki Shimizu, Masao Kuniba, Andrew Norwood, Jon Erensen, Joseph Unsworth, Steve Ohr, Ganesh Ramamoorthy, Brady Wang, Michele Reitz, Sergis Mushell, Adib Carl Ghubril, Mark Hung</w:delText>
              </w:r>
            </w:del>
          </w:p>
        </w:tc>
      </w:tr>
      <w:tr w:rsidR="00975CD5" w:rsidDel="00FF0B1C" w14:paraId="29A44FC2" w14:textId="6352B9EB" w:rsidTr="00C9601F">
        <w:tblPrEx>
          <w:tblCellMar>
            <w:top w:w="0" w:type="dxa"/>
            <w:bottom w:w="0" w:type="dxa"/>
          </w:tblCellMar>
          <w:tblPrExChange w:id="272" w:author="Sejal Kalra" w:date="2026-08-13T10:58:00Z" w16du:dateUtc="2026-08-13T05:28:00Z">
            <w:tblPrEx>
              <w:tblCellMar>
                <w:top w:w="0" w:type="dxa"/>
                <w:bottom w:w="0" w:type="dxa"/>
              </w:tblCellMar>
            </w:tblPrEx>
          </w:tblPrExChange>
        </w:tblPrEx>
        <w:trPr>
          <w:del w:id="273" w:author="Sejal Kalra" w:date="2026-08-13T11:19:00Z" w16du:dateUtc="2026-08-13T05:49:00Z"/>
        </w:trPr>
        <w:tc>
          <w:tcPr>
            <w:tcW w:w="2842" w:type="dxa"/>
            <w:tcMar>
              <w:top w:w="40" w:type="dxa"/>
              <w:left w:w="80" w:type="dxa"/>
              <w:bottom w:w="40" w:type="dxa"/>
              <w:right w:w="80" w:type="dxa"/>
            </w:tcMar>
            <w:tcPrChange w:id="274" w:author="Sejal Kalra" w:date="2026-08-13T10:58:00Z" w16du:dateUtc="2026-08-13T05:28:00Z">
              <w:tcPr>
                <w:tcW w:w="3100" w:type="dxa"/>
                <w:tcMar>
                  <w:top w:w="40" w:type="dxa"/>
                  <w:left w:w="80" w:type="dxa"/>
                  <w:bottom w:w="40" w:type="dxa"/>
                  <w:right w:w="80" w:type="dxa"/>
                </w:tcMar>
              </w:tcPr>
            </w:tcPrChange>
          </w:tcPr>
          <w:p w14:paraId="4ABFD777" w14:textId="21E81516" w:rsidR="00975CD5" w:rsidDel="00FF0B1C" w:rsidRDefault="00BD35BE">
            <w:pPr>
              <w:rPr>
                <w:del w:id="275" w:author="Sejal Kalra" w:date="2026-08-13T11:19:00Z" w16du:dateUtc="2026-08-13T05:49:00Z"/>
              </w:rPr>
            </w:pPr>
            <w:del w:id="276" w:author="Sejal Kalra" w:date="2026-08-13T11:19:00Z" w16du:dateUtc="2026-08-13T05:49:00Z">
              <w:r w:rsidDel="00FF0B1C">
                <w:rPr>
                  <w:color w:val="222222"/>
                  <w:sz w:val="15"/>
                  <w:szCs w:val="15"/>
                </w:rPr>
                <w:delText>Market Definitions and Methodology (title per document)</w:delText>
              </w:r>
            </w:del>
          </w:p>
        </w:tc>
        <w:tc>
          <w:tcPr>
            <w:tcW w:w="1072" w:type="dxa"/>
            <w:tcMar>
              <w:top w:w="40" w:type="dxa"/>
              <w:left w:w="80" w:type="dxa"/>
              <w:bottom w:w="40" w:type="dxa"/>
              <w:right w:w="80" w:type="dxa"/>
            </w:tcMar>
            <w:tcPrChange w:id="277" w:author="Sejal Kalra" w:date="2026-08-13T10:58:00Z" w16du:dateUtc="2026-08-13T05:28:00Z">
              <w:tcPr>
                <w:tcW w:w="1050" w:type="dxa"/>
                <w:tcMar>
                  <w:top w:w="40" w:type="dxa"/>
                  <w:left w:w="80" w:type="dxa"/>
                  <w:bottom w:w="40" w:type="dxa"/>
                  <w:right w:w="80" w:type="dxa"/>
                </w:tcMar>
              </w:tcPr>
            </w:tcPrChange>
          </w:tcPr>
          <w:p w14:paraId="3CB9C4D3" w14:textId="756A4042" w:rsidR="00975CD5" w:rsidDel="00FF0B1C" w:rsidRDefault="00BD35BE">
            <w:pPr>
              <w:rPr>
                <w:del w:id="278" w:author="Sejal Kalra" w:date="2026-08-13T11:19:00Z" w16du:dateUtc="2026-08-13T05:49:00Z"/>
              </w:rPr>
            </w:pPr>
            <w:del w:id="279" w:author="Sejal Kalra" w:date="2026-08-13T11:19:00Z" w16du:dateUtc="2026-08-13T05:49:00Z">
              <w:r w:rsidDel="00FF0B1C">
                <w:rPr>
                  <w:color w:val="222222"/>
                  <w:sz w:val="15"/>
                  <w:szCs w:val="15"/>
                </w:rPr>
                <w:delText>G00276968</w:delText>
              </w:r>
            </w:del>
          </w:p>
        </w:tc>
        <w:tc>
          <w:tcPr>
            <w:tcW w:w="1851" w:type="dxa"/>
            <w:tcMar>
              <w:top w:w="40" w:type="dxa"/>
              <w:left w:w="80" w:type="dxa"/>
              <w:bottom w:w="40" w:type="dxa"/>
              <w:right w:w="80" w:type="dxa"/>
            </w:tcMar>
            <w:tcPrChange w:id="280" w:author="Sejal Kalra" w:date="2026-08-13T10:58:00Z" w16du:dateUtc="2026-08-13T05:28:00Z">
              <w:tcPr>
                <w:tcW w:w="1250" w:type="dxa"/>
                <w:tcMar>
                  <w:top w:w="40" w:type="dxa"/>
                  <w:left w:w="80" w:type="dxa"/>
                  <w:bottom w:w="40" w:type="dxa"/>
                  <w:right w:w="80" w:type="dxa"/>
                </w:tcMar>
              </w:tcPr>
            </w:tcPrChange>
          </w:tcPr>
          <w:p w14:paraId="3DC0AF44" w14:textId="37A42495" w:rsidR="00975CD5" w:rsidDel="00FF0B1C" w:rsidRDefault="00BD35BE">
            <w:pPr>
              <w:rPr>
                <w:del w:id="281" w:author="Sejal Kalra" w:date="2026-08-13T11:19:00Z" w16du:dateUtc="2026-08-13T05:49:00Z"/>
              </w:rPr>
            </w:pPr>
            <w:del w:id="282" w:author="Sejal Kalra" w:date="2026-08-13T11:19:00Z" w16du:dateUtc="2026-08-13T05:49:00Z">
              <w:r w:rsidDel="00FF0B1C">
                <w:rPr>
                  <w:color w:val="222222"/>
                  <w:sz w:val="15"/>
                  <w:szCs w:val="15"/>
                </w:rPr>
                <w:delText>27 April 2015</w:delText>
              </w:r>
            </w:del>
          </w:p>
        </w:tc>
        <w:tc>
          <w:tcPr>
            <w:tcW w:w="3235" w:type="dxa"/>
            <w:tcMar>
              <w:top w:w="40" w:type="dxa"/>
              <w:left w:w="80" w:type="dxa"/>
              <w:bottom w:w="40" w:type="dxa"/>
              <w:right w:w="80" w:type="dxa"/>
            </w:tcMar>
            <w:tcPrChange w:id="283" w:author="Sejal Kalra" w:date="2026-08-13T10:58:00Z" w16du:dateUtc="2026-08-13T05:28:00Z">
              <w:tcPr>
                <w:tcW w:w="3600" w:type="dxa"/>
                <w:tcMar>
                  <w:top w:w="40" w:type="dxa"/>
                  <w:left w:w="80" w:type="dxa"/>
                  <w:bottom w:w="40" w:type="dxa"/>
                  <w:right w:w="80" w:type="dxa"/>
                </w:tcMar>
              </w:tcPr>
            </w:tcPrChange>
          </w:tcPr>
          <w:p w14:paraId="24108AAA" w14:textId="695B016E" w:rsidR="00975CD5" w:rsidDel="00FF0B1C" w:rsidRDefault="00BD35BE">
            <w:pPr>
              <w:rPr>
                <w:del w:id="284" w:author="Sejal Kalra" w:date="2026-08-13T11:19:00Z" w16du:dateUtc="2026-08-13T05:49:00Z"/>
              </w:rPr>
            </w:pPr>
            <w:del w:id="285" w:author="Sejal Kalra" w:date="2026-08-13T11:19:00Z" w16du:dateUtc="2026-08-13T05:49:00Z">
              <w:r w:rsidDel="00FF0B1C">
                <w:rPr>
                  <w:color w:val="222222"/>
                  <w:sz w:val="15"/>
                  <w:szCs w:val="15"/>
                </w:rPr>
                <w:delText>Gerald Van Hoy, Bryan Lewis, Ben Lee, Paul O'Donovan, Hiroyuki Shimizu, Adriana Blanco, Masao Kuniba, Andrew Norwood, Amy Teng, Jon Erensen, Joseph Unsworth, Masatsune Yamaji, Steve Ohr, Ganesh Ramamoorthy, Brady Wang, Michele</w:delText>
              </w:r>
            </w:del>
          </w:p>
        </w:tc>
      </w:tr>
      <w:tr w:rsidR="00975CD5" w:rsidDel="00FF0B1C" w14:paraId="263D33E6" w14:textId="3104415B" w:rsidTr="00C9601F">
        <w:tblPrEx>
          <w:tblCellMar>
            <w:top w:w="0" w:type="dxa"/>
            <w:bottom w:w="0" w:type="dxa"/>
          </w:tblCellMar>
          <w:tblPrExChange w:id="286" w:author="Sejal Kalra" w:date="2026-08-13T10:58:00Z" w16du:dateUtc="2026-08-13T05:28:00Z">
            <w:tblPrEx>
              <w:tblCellMar>
                <w:top w:w="0" w:type="dxa"/>
                <w:bottom w:w="0" w:type="dxa"/>
              </w:tblCellMar>
            </w:tblPrEx>
          </w:tblPrExChange>
        </w:tblPrEx>
        <w:trPr>
          <w:del w:id="287" w:author="Sejal Kalra" w:date="2026-08-13T11:20:00Z" w16du:dateUtc="2026-08-13T05:50:00Z"/>
        </w:trPr>
        <w:tc>
          <w:tcPr>
            <w:tcW w:w="2842" w:type="dxa"/>
            <w:shd w:val="clear" w:color="auto" w:fill="FBF8F7"/>
            <w:tcMar>
              <w:top w:w="40" w:type="dxa"/>
              <w:left w:w="80" w:type="dxa"/>
              <w:bottom w:w="40" w:type="dxa"/>
              <w:right w:w="80" w:type="dxa"/>
            </w:tcMar>
            <w:tcPrChange w:id="288" w:author="Sejal Kalra" w:date="2026-08-13T10:58:00Z" w16du:dateUtc="2026-08-13T05:28:00Z">
              <w:tcPr>
                <w:tcW w:w="3100" w:type="dxa"/>
                <w:shd w:val="clear" w:color="auto" w:fill="FBF8F7"/>
                <w:tcMar>
                  <w:top w:w="40" w:type="dxa"/>
                  <w:left w:w="80" w:type="dxa"/>
                  <w:bottom w:w="40" w:type="dxa"/>
                  <w:right w:w="80" w:type="dxa"/>
                </w:tcMar>
              </w:tcPr>
            </w:tcPrChange>
          </w:tcPr>
          <w:p w14:paraId="1F94A191" w14:textId="4C0BDC7C" w:rsidR="00975CD5" w:rsidDel="00FF0B1C" w:rsidRDefault="00BD35BE">
            <w:pPr>
              <w:rPr>
                <w:del w:id="289" w:author="Sejal Kalra" w:date="2026-08-13T11:20:00Z" w16du:dateUtc="2026-08-13T05:50:00Z"/>
              </w:rPr>
            </w:pPr>
            <w:del w:id="290" w:author="Sejal Kalra" w:date="2026-08-13T11:20:00Z" w16du:dateUtc="2026-08-13T05:50:00Z">
              <w:r w:rsidDel="00FF0B1C">
                <w:rPr>
                  <w:color w:val="222222"/>
                  <w:sz w:val="15"/>
                  <w:szCs w:val="15"/>
                </w:rPr>
                <w:delText>Market Definitions and Methodology: Semiconductor Devices and Applications</w:delText>
              </w:r>
            </w:del>
          </w:p>
        </w:tc>
        <w:tc>
          <w:tcPr>
            <w:tcW w:w="1072" w:type="dxa"/>
            <w:shd w:val="clear" w:color="auto" w:fill="FBF8F7"/>
            <w:tcMar>
              <w:top w:w="40" w:type="dxa"/>
              <w:left w:w="80" w:type="dxa"/>
              <w:bottom w:w="40" w:type="dxa"/>
              <w:right w:w="80" w:type="dxa"/>
            </w:tcMar>
            <w:tcPrChange w:id="291" w:author="Sejal Kalra" w:date="2026-08-13T10:58:00Z" w16du:dateUtc="2026-08-13T05:28:00Z">
              <w:tcPr>
                <w:tcW w:w="1050" w:type="dxa"/>
                <w:shd w:val="clear" w:color="auto" w:fill="FBF8F7"/>
                <w:tcMar>
                  <w:top w:w="40" w:type="dxa"/>
                  <w:left w:w="80" w:type="dxa"/>
                  <w:bottom w:w="40" w:type="dxa"/>
                  <w:right w:w="80" w:type="dxa"/>
                </w:tcMar>
              </w:tcPr>
            </w:tcPrChange>
          </w:tcPr>
          <w:p w14:paraId="2406F438" w14:textId="3DEB22A2" w:rsidR="00975CD5" w:rsidDel="00FF0B1C" w:rsidRDefault="00BD35BE">
            <w:pPr>
              <w:rPr>
                <w:del w:id="292" w:author="Sejal Kalra" w:date="2026-08-13T11:20:00Z" w16du:dateUtc="2026-08-13T05:50:00Z"/>
              </w:rPr>
            </w:pPr>
            <w:del w:id="293" w:author="Sejal Kalra" w:date="2026-08-13T11:20:00Z" w16du:dateUtc="2026-08-13T05:50:00Z">
              <w:r w:rsidDel="00FF0B1C">
                <w:rPr>
                  <w:color w:val="222222"/>
                  <w:sz w:val="15"/>
                  <w:szCs w:val="15"/>
                </w:rPr>
                <w:delText>G00278151</w:delText>
              </w:r>
            </w:del>
          </w:p>
        </w:tc>
        <w:tc>
          <w:tcPr>
            <w:tcW w:w="1851" w:type="dxa"/>
            <w:shd w:val="clear" w:color="auto" w:fill="FBF8F7"/>
            <w:tcMar>
              <w:top w:w="40" w:type="dxa"/>
              <w:left w:w="80" w:type="dxa"/>
              <w:bottom w:w="40" w:type="dxa"/>
              <w:right w:w="80" w:type="dxa"/>
            </w:tcMar>
            <w:tcPrChange w:id="294" w:author="Sejal Kalra" w:date="2026-08-13T10:58:00Z" w16du:dateUtc="2026-08-13T05:28:00Z">
              <w:tcPr>
                <w:tcW w:w="1250" w:type="dxa"/>
                <w:shd w:val="clear" w:color="auto" w:fill="FBF8F7"/>
                <w:tcMar>
                  <w:top w:w="40" w:type="dxa"/>
                  <w:left w:w="80" w:type="dxa"/>
                  <w:bottom w:w="40" w:type="dxa"/>
                  <w:right w:w="80" w:type="dxa"/>
                </w:tcMar>
              </w:tcPr>
            </w:tcPrChange>
          </w:tcPr>
          <w:p w14:paraId="39D3D931" w14:textId="0D2A34D7" w:rsidR="00975CD5" w:rsidDel="00FF0B1C" w:rsidRDefault="00BD35BE">
            <w:pPr>
              <w:rPr>
                <w:del w:id="295" w:author="Sejal Kalra" w:date="2026-08-13T11:20:00Z" w16du:dateUtc="2026-08-13T05:50:00Z"/>
              </w:rPr>
            </w:pPr>
            <w:del w:id="296" w:author="Sejal Kalra" w:date="2026-08-13T11:20:00Z" w16du:dateUtc="2026-08-13T05:50:00Z">
              <w:r w:rsidDel="00FF0B1C">
                <w:rPr>
                  <w:color w:val="222222"/>
                  <w:sz w:val="15"/>
                  <w:szCs w:val="15"/>
                </w:rPr>
                <w:delText>13 July 2015</w:delText>
              </w:r>
            </w:del>
          </w:p>
        </w:tc>
        <w:tc>
          <w:tcPr>
            <w:tcW w:w="3235" w:type="dxa"/>
            <w:shd w:val="clear" w:color="auto" w:fill="FBF8F7"/>
            <w:tcMar>
              <w:top w:w="40" w:type="dxa"/>
              <w:left w:w="80" w:type="dxa"/>
              <w:bottom w:w="40" w:type="dxa"/>
              <w:right w:w="80" w:type="dxa"/>
            </w:tcMar>
            <w:tcPrChange w:id="297" w:author="Sejal Kalra" w:date="2026-08-13T10:58:00Z" w16du:dateUtc="2026-08-13T05:28:00Z">
              <w:tcPr>
                <w:tcW w:w="3600" w:type="dxa"/>
                <w:shd w:val="clear" w:color="auto" w:fill="FBF8F7"/>
                <w:tcMar>
                  <w:top w:w="40" w:type="dxa"/>
                  <w:left w:w="80" w:type="dxa"/>
                  <w:bottom w:w="40" w:type="dxa"/>
                  <w:right w:w="80" w:type="dxa"/>
                </w:tcMar>
              </w:tcPr>
            </w:tcPrChange>
          </w:tcPr>
          <w:p w14:paraId="0F400645" w14:textId="6FEEA386" w:rsidR="00975CD5" w:rsidDel="00FF0B1C" w:rsidRDefault="00BD35BE">
            <w:pPr>
              <w:rPr>
                <w:del w:id="298" w:author="Sejal Kalra" w:date="2026-08-13T11:20:00Z" w16du:dateUtc="2026-08-13T05:50:00Z"/>
              </w:rPr>
            </w:pPr>
            <w:del w:id="299" w:author="Sejal Kalra" w:date="2026-08-13T11:20:00Z" w16du:dateUtc="2026-08-13T05:50:00Z">
              <w:r w:rsidDel="00FF0B1C">
                <w:rPr>
                  <w:color w:val="222222"/>
                  <w:sz w:val="15"/>
                  <w:szCs w:val="15"/>
                </w:rPr>
                <w:delText>Gerald Van Hoy, Bryan Lewis, Ben Lee, Paul O'Donovan, Hiroyuki Shimizu, Adriana Blanco, Masao Kuniba, Andrew Norwood, Amy Teng, Jon Erensen, Joseph Unsworth, Masatsune Yamaji, Steve Ohr, Ganesh Ramamoorthy, Brady Wang, Michele</w:delText>
              </w:r>
            </w:del>
          </w:p>
        </w:tc>
      </w:tr>
      <w:tr w:rsidR="00975CD5" w:rsidDel="00FF0B1C" w14:paraId="6A452D7D" w14:textId="5786B8C6" w:rsidTr="00C9601F">
        <w:tblPrEx>
          <w:tblCellMar>
            <w:top w:w="0" w:type="dxa"/>
            <w:bottom w:w="0" w:type="dxa"/>
          </w:tblCellMar>
          <w:tblPrExChange w:id="300" w:author="Sejal Kalra" w:date="2026-08-13T10:58:00Z" w16du:dateUtc="2026-08-13T05:28:00Z">
            <w:tblPrEx>
              <w:tblCellMar>
                <w:top w:w="0" w:type="dxa"/>
                <w:bottom w:w="0" w:type="dxa"/>
              </w:tblCellMar>
            </w:tblPrEx>
          </w:tblPrExChange>
        </w:tblPrEx>
        <w:trPr>
          <w:del w:id="301" w:author="Sejal Kalra" w:date="2026-08-13T11:20:00Z" w16du:dateUtc="2026-08-13T05:50:00Z"/>
        </w:trPr>
        <w:tc>
          <w:tcPr>
            <w:tcW w:w="2842" w:type="dxa"/>
            <w:tcMar>
              <w:top w:w="40" w:type="dxa"/>
              <w:left w:w="80" w:type="dxa"/>
              <w:bottom w:w="40" w:type="dxa"/>
              <w:right w:w="80" w:type="dxa"/>
            </w:tcMar>
            <w:tcPrChange w:id="302" w:author="Sejal Kalra" w:date="2026-08-13T10:58:00Z" w16du:dateUtc="2026-08-13T05:28:00Z">
              <w:tcPr>
                <w:tcW w:w="3100" w:type="dxa"/>
                <w:tcMar>
                  <w:top w:w="40" w:type="dxa"/>
                  <w:left w:w="80" w:type="dxa"/>
                  <w:bottom w:w="40" w:type="dxa"/>
                  <w:right w:w="80" w:type="dxa"/>
                </w:tcMar>
              </w:tcPr>
            </w:tcPrChange>
          </w:tcPr>
          <w:p w14:paraId="14FCC630" w14:textId="00372D7E" w:rsidR="00975CD5" w:rsidDel="00FF0B1C" w:rsidRDefault="00BD35BE">
            <w:pPr>
              <w:rPr>
                <w:del w:id="303" w:author="Sejal Kalra" w:date="2026-08-13T11:20:00Z" w16du:dateUtc="2026-08-13T05:50:00Z"/>
              </w:rPr>
            </w:pPr>
            <w:del w:id="304" w:author="Sejal Kalra" w:date="2026-08-13T11:20:00Z" w16du:dateUtc="2026-08-13T05:50:00Z">
              <w:r w:rsidDel="00FF0B1C">
                <w:rPr>
                  <w:color w:val="222222"/>
                  <w:sz w:val="15"/>
                  <w:szCs w:val="15"/>
                </w:rPr>
                <w:delText>Market Definitions and Methodology (title per document)</w:delText>
              </w:r>
            </w:del>
          </w:p>
        </w:tc>
        <w:tc>
          <w:tcPr>
            <w:tcW w:w="1072" w:type="dxa"/>
            <w:tcMar>
              <w:top w:w="40" w:type="dxa"/>
              <w:left w:w="80" w:type="dxa"/>
              <w:bottom w:w="40" w:type="dxa"/>
              <w:right w:w="80" w:type="dxa"/>
            </w:tcMar>
            <w:tcPrChange w:id="305" w:author="Sejal Kalra" w:date="2026-08-13T10:58:00Z" w16du:dateUtc="2026-08-13T05:28:00Z">
              <w:tcPr>
                <w:tcW w:w="1050" w:type="dxa"/>
                <w:tcMar>
                  <w:top w:w="40" w:type="dxa"/>
                  <w:left w:w="80" w:type="dxa"/>
                  <w:bottom w:w="40" w:type="dxa"/>
                  <w:right w:w="80" w:type="dxa"/>
                </w:tcMar>
              </w:tcPr>
            </w:tcPrChange>
          </w:tcPr>
          <w:p w14:paraId="404BEBCA" w14:textId="1E4A752B" w:rsidR="00975CD5" w:rsidDel="00FF0B1C" w:rsidRDefault="00BD35BE">
            <w:pPr>
              <w:rPr>
                <w:del w:id="306" w:author="Sejal Kalra" w:date="2026-08-13T11:20:00Z" w16du:dateUtc="2026-08-13T05:50:00Z"/>
              </w:rPr>
            </w:pPr>
            <w:del w:id="307" w:author="Sejal Kalra" w:date="2026-08-13T11:20:00Z" w16du:dateUtc="2026-08-13T05:50:00Z">
              <w:r w:rsidDel="00FF0B1C">
                <w:rPr>
                  <w:color w:val="222222"/>
                  <w:sz w:val="15"/>
                  <w:szCs w:val="15"/>
                </w:rPr>
                <w:delText>G00297320</w:delText>
              </w:r>
            </w:del>
          </w:p>
        </w:tc>
        <w:tc>
          <w:tcPr>
            <w:tcW w:w="1851" w:type="dxa"/>
            <w:tcMar>
              <w:top w:w="40" w:type="dxa"/>
              <w:left w:w="80" w:type="dxa"/>
              <w:bottom w:w="40" w:type="dxa"/>
              <w:right w:w="80" w:type="dxa"/>
            </w:tcMar>
            <w:tcPrChange w:id="308" w:author="Sejal Kalra" w:date="2026-08-13T10:58:00Z" w16du:dateUtc="2026-08-13T05:28:00Z">
              <w:tcPr>
                <w:tcW w:w="1250" w:type="dxa"/>
                <w:tcMar>
                  <w:top w:w="40" w:type="dxa"/>
                  <w:left w:w="80" w:type="dxa"/>
                  <w:bottom w:w="40" w:type="dxa"/>
                  <w:right w:w="80" w:type="dxa"/>
                </w:tcMar>
              </w:tcPr>
            </w:tcPrChange>
          </w:tcPr>
          <w:p w14:paraId="3BA181BE" w14:textId="592DE724" w:rsidR="00975CD5" w:rsidDel="00FF0B1C" w:rsidRDefault="00BD35BE">
            <w:pPr>
              <w:rPr>
                <w:del w:id="309" w:author="Sejal Kalra" w:date="2026-08-13T11:20:00Z" w16du:dateUtc="2026-08-13T05:50:00Z"/>
              </w:rPr>
            </w:pPr>
            <w:del w:id="310" w:author="Sejal Kalra" w:date="2026-08-13T11:20:00Z" w16du:dateUtc="2026-08-13T05:50:00Z">
              <w:r w:rsidDel="00FF0B1C">
                <w:rPr>
                  <w:color w:val="222222"/>
                  <w:sz w:val="15"/>
                  <w:szCs w:val="15"/>
                </w:rPr>
                <w:delText>25 January 2016</w:delText>
              </w:r>
            </w:del>
          </w:p>
        </w:tc>
        <w:tc>
          <w:tcPr>
            <w:tcW w:w="3235" w:type="dxa"/>
            <w:tcMar>
              <w:top w:w="40" w:type="dxa"/>
              <w:left w:w="80" w:type="dxa"/>
              <w:bottom w:w="40" w:type="dxa"/>
              <w:right w:w="80" w:type="dxa"/>
            </w:tcMar>
            <w:tcPrChange w:id="311" w:author="Sejal Kalra" w:date="2026-08-13T10:58:00Z" w16du:dateUtc="2026-08-13T05:28:00Z">
              <w:tcPr>
                <w:tcW w:w="3600" w:type="dxa"/>
                <w:tcMar>
                  <w:top w:w="40" w:type="dxa"/>
                  <w:left w:w="80" w:type="dxa"/>
                  <w:bottom w:w="40" w:type="dxa"/>
                  <w:right w:w="80" w:type="dxa"/>
                </w:tcMar>
              </w:tcPr>
            </w:tcPrChange>
          </w:tcPr>
          <w:p w14:paraId="3DFB3C4D" w14:textId="6C2EB947" w:rsidR="00975CD5" w:rsidDel="00FF0B1C" w:rsidRDefault="00BD35BE">
            <w:pPr>
              <w:rPr>
                <w:del w:id="312" w:author="Sejal Kalra" w:date="2026-08-13T11:20:00Z" w16du:dateUtc="2026-08-13T05:50:00Z"/>
              </w:rPr>
            </w:pPr>
            <w:del w:id="313" w:author="Sejal Kalra" w:date="2026-08-13T11:20:00Z" w16du:dateUtc="2026-08-13T05:50:00Z">
              <w:r w:rsidDel="00FF0B1C">
                <w:rPr>
                  <w:color w:val="222222"/>
                  <w:sz w:val="15"/>
                  <w:szCs w:val="15"/>
                </w:rPr>
                <w:delText>Gerald Van Hoy, Bryan Lewis, Ben Lee, Hiroyuki Shimizu, Adriana Blanco, Masao Kuniba, Andrew Norwood, Amy Teng, Jon Erensen, Joseph Unsworth, Masatsune Yamaji, Ganesh Ramamoorthy, Brady Wang, Michele Reitz, Sergis Mushell, Mark Hung</w:delText>
              </w:r>
            </w:del>
          </w:p>
        </w:tc>
      </w:tr>
      <w:tr w:rsidR="00975CD5" w:rsidDel="00FF0B1C" w14:paraId="7610B23F" w14:textId="0E2DF456" w:rsidTr="00C9601F">
        <w:tblPrEx>
          <w:tblCellMar>
            <w:top w:w="0" w:type="dxa"/>
            <w:bottom w:w="0" w:type="dxa"/>
          </w:tblCellMar>
          <w:tblPrExChange w:id="314" w:author="Sejal Kalra" w:date="2026-08-13T10:58:00Z" w16du:dateUtc="2026-08-13T05:28:00Z">
            <w:tblPrEx>
              <w:tblCellMar>
                <w:top w:w="0" w:type="dxa"/>
                <w:bottom w:w="0" w:type="dxa"/>
              </w:tblCellMar>
            </w:tblPrEx>
          </w:tblPrExChange>
        </w:tblPrEx>
        <w:trPr>
          <w:del w:id="315" w:author="Sejal Kalra" w:date="2026-08-13T11:20:00Z" w16du:dateUtc="2026-08-13T05:50:00Z"/>
        </w:trPr>
        <w:tc>
          <w:tcPr>
            <w:tcW w:w="2842" w:type="dxa"/>
            <w:shd w:val="clear" w:color="auto" w:fill="FBF8F7"/>
            <w:tcMar>
              <w:top w:w="40" w:type="dxa"/>
              <w:left w:w="80" w:type="dxa"/>
              <w:bottom w:w="40" w:type="dxa"/>
              <w:right w:w="80" w:type="dxa"/>
            </w:tcMar>
            <w:tcPrChange w:id="316" w:author="Sejal Kalra" w:date="2026-08-13T10:58:00Z" w16du:dateUtc="2026-08-13T05:28:00Z">
              <w:tcPr>
                <w:tcW w:w="3100" w:type="dxa"/>
                <w:shd w:val="clear" w:color="auto" w:fill="FBF8F7"/>
                <w:tcMar>
                  <w:top w:w="40" w:type="dxa"/>
                  <w:left w:w="80" w:type="dxa"/>
                  <w:bottom w:w="40" w:type="dxa"/>
                  <w:right w:w="80" w:type="dxa"/>
                </w:tcMar>
              </w:tcPr>
            </w:tcPrChange>
          </w:tcPr>
          <w:p w14:paraId="7AEEF43D" w14:textId="4006266D" w:rsidR="00975CD5" w:rsidDel="00FF0B1C" w:rsidRDefault="00BD35BE">
            <w:pPr>
              <w:rPr>
                <w:del w:id="317" w:author="Sejal Kalra" w:date="2026-08-13T11:20:00Z" w16du:dateUtc="2026-08-13T05:50:00Z"/>
              </w:rPr>
            </w:pPr>
            <w:del w:id="318" w:author="Sejal Kalra" w:date="2026-08-13T11:20:00Z" w16du:dateUtc="2026-08-13T05:50:00Z">
              <w:r w:rsidDel="00FF0B1C">
                <w:rPr>
                  <w:color w:val="222222"/>
                  <w:sz w:val="15"/>
                  <w:szCs w:val="15"/>
                </w:rPr>
                <w:lastRenderedPageBreak/>
                <w:delText>Market Definitions and Methodology (title per document)</w:delText>
              </w:r>
            </w:del>
          </w:p>
        </w:tc>
        <w:tc>
          <w:tcPr>
            <w:tcW w:w="1072" w:type="dxa"/>
            <w:shd w:val="clear" w:color="auto" w:fill="FBF8F7"/>
            <w:tcMar>
              <w:top w:w="40" w:type="dxa"/>
              <w:left w:w="80" w:type="dxa"/>
              <w:bottom w:w="40" w:type="dxa"/>
              <w:right w:w="80" w:type="dxa"/>
            </w:tcMar>
            <w:tcPrChange w:id="319" w:author="Sejal Kalra" w:date="2026-08-13T10:58:00Z" w16du:dateUtc="2026-08-13T05:28:00Z">
              <w:tcPr>
                <w:tcW w:w="1050" w:type="dxa"/>
                <w:shd w:val="clear" w:color="auto" w:fill="FBF8F7"/>
                <w:tcMar>
                  <w:top w:w="40" w:type="dxa"/>
                  <w:left w:w="80" w:type="dxa"/>
                  <w:bottom w:w="40" w:type="dxa"/>
                  <w:right w:w="80" w:type="dxa"/>
                </w:tcMar>
              </w:tcPr>
            </w:tcPrChange>
          </w:tcPr>
          <w:p w14:paraId="3C1CD494" w14:textId="7120B40A" w:rsidR="00975CD5" w:rsidDel="00FF0B1C" w:rsidRDefault="00BD35BE">
            <w:pPr>
              <w:rPr>
                <w:del w:id="320" w:author="Sejal Kalra" w:date="2026-08-13T11:20:00Z" w16du:dateUtc="2026-08-13T05:50:00Z"/>
              </w:rPr>
            </w:pPr>
            <w:del w:id="321" w:author="Sejal Kalra" w:date="2026-08-13T11:20:00Z" w16du:dateUtc="2026-08-13T05:50:00Z">
              <w:r w:rsidDel="00FF0B1C">
                <w:rPr>
                  <w:color w:val="222222"/>
                  <w:sz w:val="15"/>
                  <w:szCs w:val="15"/>
                </w:rPr>
                <w:delText>G00322482</w:delText>
              </w:r>
            </w:del>
          </w:p>
        </w:tc>
        <w:tc>
          <w:tcPr>
            <w:tcW w:w="1851" w:type="dxa"/>
            <w:shd w:val="clear" w:color="auto" w:fill="FBF8F7"/>
            <w:tcMar>
              <w:top w:w="40" w:type="dxa"/>
              <w:left w:w="80" w:type="dxa"/>
              <w:bottom w:w="40" w:type="dxa"/>
              <w:right w:w="80" w:type="dxa"/>
            </w:tcMar>
            <w:tcPrChange w:id="322" w:author="Sejal Kalra" w:date="2026-08-13T10:58:00Z" w16du:dateUtc="2026-08-13T05:28:00Z">
              <w:tcPr>
                <w:tcW w:w="1250" w:type="dxa"/>
                <w:shd w:val="clear" w:color="auto" w:fill="FBF8F7"/>
                <w:tcMar>
                  <w:top w:w="40" w:type="dxa"/>
                  <w:left w:w="80" w:type="dxa"/>
                  <w:bottom w:w="40" w:type="dxa"/>
                  <w:right w:w="80" w:type="dxa"/>
                </w:tcMar>
              </w:tcPr>
            </w:tcPrChange>
          </w:tcPr>
          <w:p w14:paraId="3913F487" w14:textId="58F944A1" w:rsidR="00975CD5" w:rsidDel="00FF0B1C" w:rsidRDefault="00BD35BE">
            <w:pPr>
              <w:rPr>
                <w:del w:id="323" w:author="Sejal Kalra" w:date="2026-08-13T11:20:00Z" w16du:dateUtc="2026-08-13T05:50:00Z"/>
              </w:rPr>
            </w:pPr>
            <w:del w:id="324" w:author="Sejal Kalra" w:date="2026-08-13T11:20:00Z" w16du:dateUtc="2026-08-13T05:50:00Z">
              <w:r w:rsidDel="00FF0B1C">
                <w:rPr>
                  <w:color w:val="222222"/>
                  <w:sz w:val="15"/>
                  <w:szCs w:val="15"/>
                </w:rPr>
                <w:delText>23 January 2017</w:delText>
              </w:r>
            </w:del>
          </w:p>
        </w:tc>
        <w:tc>
          <w:tcPr>
            <w:tcW w:w="3235" w:type="dxa"/>
            <w:shd w:val="clear" w:color="auto" w:fill="FBF8F7"/>
            <w:tcMar>
              <w:top w:w="40" w:type="dxa"/>
              <w:left w:w="80" w:type="dxa"/>
              <w:bottom w:w="40" w:type="dxa"/>
              <w:right w:w="80" w:type="dxa"/>
            </w:tcMar>
            <w:tcPrChange w:id="325" w:author="Sejal Kalra" w:date="2026-08-13T10:58:00Z" w16du:dateUtc="2026-08-13T05:28:00Z">
              <w:tcPr>
                <w:tcW w:w="3600" w:type="dxa"/>
                <w:shd w:val="clear" w:color="auto" w:fill="FBF8F7"/>
                <w:tcMar>
                  <w:top w:w="40" w:type="dxa"/>
                  <w:left w:w="80" w:type="dxa"/>
                  <w:bottom w:w="40" w:type="dxa"/>
                  <w:right w:w="80" w:type="dxa"/>
                </w:tcMar>
              </w:tcPr>
            </w:tcPrChange>
          </w:tcPr>
          <w:p w14:paraId="4D98B2D0" w14:textId="16491EC4" w:rsidR="00975CD5" w:rsidDel="00FF0B1C" w:rsidRDefault="00BD35BE">
            <w:pPr>
              <w:rPr>
                <w:del w:id="326" w:author="Sejal Kalra" w:date="2026-08-13T11:20:00Z" w16du:dateUtc="2026-08-13T05:50:00Z"/>
              </w:rPr>
            </w:pPr>
            <w:del w:id="327" w:author="Sejal Kalra" w:date="2026-08-13T11:20:00Z" w16du:dateUtc="2026-08-13T05:50:00Z">
              <w:r w:rsidDel="00FF0B1C">
                <w:rPr>
                  <w:color w:val="222222"/>
                  <w:sz w:val="15"/>
                  <w:szCs w:val="15"/>
                </w:rPr>
                <w:delText>Gerald Van Hoy, Bryan Lewis, Ben Lee, James F. Hines, Hiroyuki Shimizu, Adriana Blanco, Andrew Norwood, Amy Teng, Jon Erensen, Joseph Unsworth, Masatsune Yamaji, Ganesh Ramamoorthy, Brady Wang, Michele Reitz, Roger Sheng, Claire Wen, Alan</w:delText>
              </w:r>
            </w:del>
          </w:p>
        </w:tc>
      </w:tr>
      <w:tr w:rsidR="00975CD5" w:rsidDel="00FF0B1C" w14:paraId="781453B1" w14:textId="3665BE10" w:rsidTr="00C9601F">
        <w:tblPrEx>
          <w:tblCellMar>
            <w:top w:w="0" w:type="dxa"/>
            <w:bottom w:w="0" w:type="dxa"/>
          </w:tblCellMar>
          <w:tblPrExChange w:id="328" w:author="Sejal Kalra" w:date="2026-08-13T10:58:00Z" w16du:dateUtc="2026-08-13T05:28:00Z">
            <w:tblPrEx>
              <w:tblCellMar>
                <w:top w:w="0" w:type="dxa"/>
                <w:bottom w:w="0" w:type="dxa"/>
              </w:tblCellMar>
            </w:tblPrEx>
          </w:tblPrExChange>
        </w:tblPrEx>
        <w:trPr>
          <w:del w:id="329" w:author="Sejal Kalra" w:date="2026-08-13T11:20:00Z" w16du:dateUtc="2026-08-13T05:50:00Z"/>
        </w:trPr>
        <w:tc>
          <w:tcPr>
            <w:tcW w:w="2842" w:type="dxa"/>
            <w:tcMar>
              <w:top w:w="40" w:type="dxa"/>
              <w:left w:w="80" w:type="dxa"/>
              <w:bottom w:w="40" w:type="dxa"/>
              <w:right w:w="80" w:type="dxa"/>
            </w:tcMar>
            <w:tcPrChange w:id="330" w:author="Sejal Kalra" w:date="2026-08-13T10:58:00Z" w16du:dateUtc="2026-08-13T05:28:00Z">
              <w:tcPr>
                <w:tcW w:w="3100" w:type="dxa"/>
                <w:tcMar>
                  <w:top w:w="40" w:type="dxa"/>
                  <w:left w:w="80" w:type="dxa"/>
                  <w:bottom w:w="40" w:type="dxa"/>
                  <w:right w:w="80" w:type="dxa"/>
                </w:tcMar>
              </w:tcPr>
            </w:tcPrChange>
          </w:tcPr>
          <w:p w14:paraId="79930F2C" w14:textId="5C6345D5" w:rsidR="00975CD5" w:rsidDel="00FF0B1C" w:rsidRDefault="00BD35BE">
            <w:pPr>
              <w:rPr>
                <w:del w:id="331" w:author="Sejal Kalra" w:date="2026-08-13T11:20:00Z" w16du:dateUtc="2026-08-13T05:50:00Z"/>
              </w:rPr>
            </w:pPr>
            <w:del w:id="332" w:author="Sejal Kalra" w:date="2026-08-13T11:20:00Z" w16du:dateUtc="2026-08-13T05:50:00Z">
              <w:r w:rsidDel="00FF0B1C">
                <w:rPr>
                  <w:color w:val="222222"/>
                  <w:sz w:val="15"/>
                  <w:szCs w:val="15"/>
                </w:rPr>
                <w:delText>Market Definitions and Methodology: Semiconductor Devices and Applications</w:delText>
              </w:r>
            </w:del>
          </w:p>
        </w:tc>
        <w:tc>
          <w:tcPr>
            <w:tcW w:w="1072" w:type="dxa"/>
            <w:tcMar>
              <w:top w:w="40" w:type="dxa"/>
              <w:left w:w="80" w:type="dxa"/>
              <w:bottom w:w="40" w:type="dxa"/>
              <w:right w:w="80" w:type="dxa"/>
            </w:tcMar>
            <w:tcPrChange w:id="333" w:author="Sejal Kalra" w:date="2026-08-13T10:58:00Z" w16du:dateUtc="2026-08-13T05:28:00Z">
              <w:tcPr>
                <w:tcW w:w="1050" w:type="dxa"/>
                <w:tcMar>
                  <w:top w:w="40" w:type="dxa"/>
                  <w:left w:w="80" w:type="dxa"/>
                  <w:bottom w:w="40" w:type="dxa"/>
                  <w:right w:w="80" w:type="dxa"/>
                </w:tcMar>
              </w:tcPr>
            </w:tcPrChange>
          </w:tcPr>
          <w:p w14:paraId="19BA0798" w14:textId="6F398B59" w:rsidR="00975CD5" w:rsidDel="00FF0B1C" w:rsidRDefault="00BD35BE">
            <w:pPr>
              <w:rPr>
                <w:del w:id="334" w:author="Sejal Kalra" w:date="2026-08-13T11:20:00Z" w16du:dateUtc="2026-08-13T05:50:00Z"/>
              </w:rPr>
            </w:pPr>
            <w:del w:id="335" w:author="Sejal Kalra" w:date="2026-08-13T11:20:00Z" w16du:dateUtc="2026-08-13T05:50:00Z">
              <w:r w:rsidDel="00FF0B1C">
                <w:rPr>
                  <w:color w:val="222222"/>
                  <w:sz w:val="15"/>
                  <w:szCs w:val="15"/>
                </w:rPr>
                <w:delText>G00332423</w:delText>
              </w:r>
            </w:del>
          </w:p>
        </w:tc>
        <w:tc>
          <w:tcPr>
            <w:tcW w:w="1851" w:type="dxa"/>
            <w:tcMar>
              <w:top w:w="40" w:type="dxa"/>
              <w:left w:w="80" w:type="dxa"/>
              <w:bottom w:w="40" w:type="dxa"/>
              <w:right w:w="80" w:type="dxa"/>
            </w:tcMar>
            <w:tcPrChange w:id="336" w:author="Sejal Kalra" w:date="2026-08-13T10:58:00Z" w16du:dateUtc="2026-08-13T05:28:00Z">
              <w:tcPr>
                <w:tcW w:w="1250" w:type="dxa"/>
                <w:tcMar>
                  <w:top w:w="40" w:type="dxa"/>
                  <w:left w:w="80" w:type="dxa"/>
                  <w:bottom w:w="40" w:type="dxa"/>
                  <w:right w:w="80" w:type="dxa"/>
                </w:tcMar>
              </w:tcPr>
            </w:tcPrChange>
          </w:tcPr>
          <w:p w14:paraId="10C20865" w14:textId="60102847" w:rsidR="00975CD5" w:rsidDel="00FF0B1C" w:rsidRDefault="00BD35BE">
            <w:pPr>
              <w:rPr>
                <w:del w:id="337" w:author="Sejal Kalra" w:date="2026-08-13T11:20:00Z" w16du:dateUtc="2026-08-13T05:50:00Z"/>
              </w:rPr>
            </w:pPr>
            <w:del w:id="338" w:author="Sejal Kalra" w:date="2026-08-13T11:20:00Z" w16du:dateUtc="2026-08-13T05:50:00Z">
              <w:r w:rsidDel="00FF0B1C">
                <w:rPr>
                  <w:color w:val="222222"/>
                  <w:sz w:val="15"/>
                  <w:szCs w:val="15"/>
                </w:rPr>
                <w:delText>22 June 2017</w:delText>
              </w:r>
            </w:del>
          </w:p>
        </w:tc>
        <w:tc>
          <w:tcPr>
            <w:tcW w:w="3235" w:type="dxa"/>
            <w:tcMar>
              <w:top w:w="40" w:type="dxa"/>
              <w:left w:w="80" w:type="dxa"/>
              <w:bottom w:w="40" w:type="dxa"/>
              <w:right w:w="80" w:type="dxa"/>
            </w:tcMar>
            <w:tcPrChange w:id="339" w:author="Sejal Kalra" w:date="2026-08-13T10:58:00Z" w16du:dateUtc="2026-08-13T05:28:00Z">
              <w:tcPr>
                <w:tcW w:w="3600" w:type="dxa"/>
                <w:tcMar>
                  <w:top w:w="40" w:type="dxa"/>
                  <w:left w:w="80" w:type="dxa"/>
                  <w:bottom w:w="40" w:type="dxa"/>
                  <w:right w:w="80" w:type="dxa"/>
                </w:tcMar>
              </w:tcPr>
            </w:tcPrChange>
          </w:tcPr>
          <w:p w14:paraId="7EC8CAAD" w14:textId="2438E995" w:rsidR="00975CD5" w:rsidDel="00FF0B1C" w:rsidRDefault="00BD35BE">
            <w:pPr>
              <w:rPr>
                <w:del w:id="340" w:author="Sejal Kalra" w:date="2026-08-13T11:20:00Z" w16du:dateUtc="2026-08-13T05:50:00Z"/>
              </w:rPr>
            </w:pPr>
            <w:del w:id="341" w:author="Sejal Kalra" w:date="2026-08-13T11:20:00Z" w16du:dateUtc="2026-08-13T05:50:00Z">
              <w:r w:rsidDel="00FF0B1C">
                <w:rPr>
                  <w:color w:val="222222"/>
                  <w:sz w:val="15"/>
                  <w:szCs w:val="15"/>
                </w:rPr>
                <w:delText>Gerald Van Hoy, Bryan Lewis, Ben Lee, James F. Hines, Hiroyuki Shimizu, Adriana Blanco, Andrew Norwood, Amy Teng, Jon Erensen, Joseph Unsworth, Masatsune Yamaji, Ganesh Ramamoorthy, Brady Wang, Roger Sheng, Claire Wen, Alan Priestley</w:delText>
              </w:r>
            </w:del>
          </w:p>
        </w:tc>
      </w:tr>
      <w:tr w:rsidR="00975CD5" w:rsidDel="00FF0B1C" w14:paraId="0CBE0BD0" w14:textId="175F3F71" w:rsidTr="00C9601F">
        <w:tblPrEx>
          <w:tblCellMar>
            <w:top w:w="0" w:type="dxa"/>
            <w:bottom w:w="0" w:type="dxa"/>
          </w:tblCellMar>
          <w:tblPrExChange w:id="342" w:author="Sejal Kalra" w:date="2026-08-13T10:58:00Z" w16du:dateUtc="2026-08-13T05:28:00Z">
            <w:tblPrEx>
              <w:tblCellMar>
                <w:top w:w="0" w:type="dxa"/>
                <w:bottom w:w="0" w:type="dxa"/>
              </w:tblCellMar>
            </w:tblPrEx>
          </w:tblPrExChange>
        </w:tblPrEx>
        <w:trPr>
          <w:del w:id="343" w:author="Sejal Kalra" w:date="2026-08-13T11:20:00Z" w16du:dateUtc="2026-08-13T05:50:00Z"/>
        </w:trPr>
        <w:tc>
          <w:tcPr>
            <w:tcW w:w="2842" w:type="dxa"/>
            <w:shd w:val="clear" w:color="auto" w:fill="FBF8F7"/>
            <w:tcMar>
              <w:top w:w="40" w:type="dxa"/>
              <w:left w:w="80" w:type="dxa"/>
              <w:bottom w:w="40" w:type="dxa"/>
              <w:right w:w="80" w:type="dxa"/>
            </w:tcMar>
            <w:tcPrChange w:id="344" w:author="Sejal Kalra" w:date="2026-08-13T10:58:00Z" w16du:dateUtc="2026-08-13T05:28:00Z">
              <w:tcPr>
                <w:tcW w:w="3100" w:type="dxa"/>
                <w:shd w:val="clear" w:color="auto" w:fill="FBF8F7"/>
                <w:tcMar>
                  <w:top w:w="40" w:type="dxa"/>
                  <w:left w:w="80" w:type="dxa"/>
                  <w:bottom w:w="40" w:type="dxa"/>
                  <w:right w:w="80" w:type="dxa"/>
                </w:tcMar>
              </w:tcPr>
            </w:tcPrChange>
          </w:tcPr>
          <w:p w14:paraId="3EDBAF74" w14:textId="48D2E219" w:rsidR="00975CD5" w:rsidDel="00FF0B1C" w:rsidRDefault="00BD35BE">
            <w:pPr>
              <w:rPr>
                <w:del w:id="345" w:author="Sejal Kalra" w:date="2026-08-13T11:20:00Z" w16du:dateUtc="2026-08-13T05:50:00Z"/>
              </w:rPr>
            </w:pPr>
            <w:del w:id="346" w:author="Sejal Kalra" w:date="2026-08-13T11:20:00Z" w16du:dateUtc="2026-08-13T05:50:00Z">
              <w:r w:rsidDel="00FF0B1C">
                <w:rPr>
                  <w:color w:val="222222"/>
                  <w:sz w:val="15"/>
                  <w:szCs w:val="15"/>
                </w:rPr>
                <w:delText>Market Definitions and Methodology: Semiconductor Devices and Applications</w:delText>
              </w:r>
            </w:del>
          </w:p>
        </w:tc>
        <w:tc>
          <w:tcPr>
            <w:tcW w:w="1072" w:type="dxa"/>
            <w:shd w:val="clear" w:color="auto" w:fill="FBF8F7"/>
            <w:tcMar>
              <w:top w:w="40" w:type="dxa"/>
              <w:left w:w="80" w:type="dxa"/>
              <w:bottom w:w="40" w:type="dxa"/>
              <w:right w:w="80" w:type="dxa"/>
            </w:tcMar>
            <w:tcPrChange w:id="347" w:author="Sejal Kalra" w:date="2026-08-13T10:58:00Z" w16du:dateUtc="2026-08-13T05:28:00Z">
              <w:tcPr>
                <w:tcW w:w="1050" w:type="dxa"/>
                <w:shd w:val="clear" w:color="auto" w:fill="FBF8F7"/>
                <w:tcMar>
                  <w:top w:w="40" w:type="dxa"/>
                  <w:left w:w="80" w:type="dxa"/>
                  <w:bottom w:w="40" w:type="dxa"/>
                  <w:right w:w="80" w:type="dxa"/>
                </w:tcMar>
              </w:tcPr>
            </w:tcPrChange>
          </w:tcPr>
          <w:p w14:paraId="0CE6BC40" w14:textId="63125AF5" w:rsidR="00975CD5" w:rsidDel="00FF0B1C" w:rsidRDefault="00BD35BE">
            <w:pPr>
              <w:rPr>
                <w:del w:id="348" w:author="Sejal Kalra" w:date="2026-08-13T11:20:00Z" w16du:dateUtc="2026-08-13T05:50:00Z"/>
              </w:rPr>
            </w:pPr>
            <w:del w:id="349" w:author="Sejal Kalra" w:date="2026-08-13T11:20:00Z" w16du:dateUtc="2026-08-13T05:50:00Z">
              <w:r w:rsidDel="00FF0B1C">
                <w:rPr>
                  <w:color w:val="222222"/>
                  <w:sz w:val="15"/>
                  <w:szCs w:val="15"/>
                </w:rPr>
                <w:delText>G00332428</w:delText>
              </w:r>
            </w:del>
          </w:p>
        </w:tc>
        <w:tc>
          <w:tcPr>
            <w:tcW w:w="1851" w:type="dxa"/>
            <w:shd w:val="clear" w:color="auto" w:fill="FBF8F7"/>
            <w:tcMar>
              <w:top w:w="40" w:type="dxa"/>
              <w:left w:w="80" w:type="dxa"/>
              <w:bottom w:w="40" w:type="dxa"/>
              <w:right w:w="80" w:type="dxa"/>
            </w:tcMar>
            <w:tcPrChange w:id="350" w:author="Sejal Kalra" w:date="2026-08-13T10:58:00Z" w16du:dateUtc="2026-08-13T05:28:00Z">
              <w:tcPr>
                <w:tcW w:w="1250" w:type="dxa"/>
                <w:shd w:val="clear" w:color="auto" w:fill="FBF8F7"/>
                <w:tcMar>
                  <w:top w:w="40" w:type="dxa"/>
                  <w:left w:w="80" w:type="dxa"/>
                  <w:bottom w:w="40" w:type="dxa"/>
                  <w:right w:w="80" w:type="dxa"/>
                </w:tcMar>
              </w:tcPr>
            </w:tcPrChange>
          </w:tcPr>
          <w:p w14:paraId="0AD0A531" w14:textId="550157C6" w:rsidR="00975CD5" w:rsidDel="00FF0B1C" w:rsidRDefault="00BD35BE">
            <w:pPr>
              <w:rPr>
                <w:del w:id="351" w:author="Sejal Kalra" w:date="2026-08-13T11:20:00Z" w16du:dateUtc="2026-08-13T05:50:00Z"/>
              </w:rPr>
            </w:pPr>
            <w:del w:id="352" w:author="Sejal Kalra" w:date="2026-08-13T11:20:00Z" w16du:dateUtc="2026-08-13T05:50:00Z">
              <w:r w:rsidDel="00FF0B1C">
                <w:rPr>
                  <w:color w:val="222222"/>
                  <w:sz w:val="15"/>
                  <w:szCs w:val="15"/>
                </w:rPr>
                <w:delText>30 October 2017</w:delText>
              </w:r>
            </w:del>
          </w:p>
        </w:tc>
        <w:tc>
          <w:tcPr>
            <w:tcW w:w="3235" w:type="dxa"/>
            <w:shd w:val="clear" w:color="auto" w:fill="FBF8F7"/>
            <w:tcMar>
              <w:top w:w="40" w:type="dxa"/>
              <w:left w:w="80" w:type="dxa"/>
              <w:bottom w:w="40" w:type="dxa"/>
              <w:right w:w="80" w:type="dxa"/>
            </w:tcMar>
            <w:tcPrChange w:id="353" w:author="Sejal Kalra" w:date="2026-08-13T10:58:00Z" w16du:dateUtc="2026-08-13T05:28:00Z">
              <w:tcPr>
                <w:tcW w:w="3600" w:type="dxa"/>
                <w:shd w:val="clear" w:color="auto" w:fill="FBF8F7"/>
                <w:tcMar>
                  <w:top w:w="40" w:type="dxa"/>
                  <w:left w:w="80" w:type="dxa"/>
                  <w:bottom w:w="40" w:type="dxa"/>
                  <w:right w:w="80" w:type="dxa"/>
                </w:tcMar>
              </w:tcPr>
            </w:tcPrChange>
          </w:tcPr>
          <w:p w14:paraId="015DF649" w14:textId="71DBC69C" w:rsidR="00975CD5" w:rsidDel="00FF0B1C" w:rsidRDefault="00BD35BE">
            <w:pPr>
              <w:rPr>
                <w:del w:id="354" w:author="Sejal Kalra" w:date="2026-08-13T11:20:00Z" w16du:dateUtc="2026-08-13T05:50:00Z"/>
              </w:rPr>
            </w:pPr>
            <w:del w:id="355" w:author="Sejal Kalra" w:date="2026-08-13T11:20:00Z" w16du:dateUtc="2026-08-13T05:50:00Z">
              <w:r w:rsidDel="00FF0B1C">
                <w:rPr>
                  <w:color w:val="222222"/>
                  <w:sz w:val="15"/>
                  <w:szCs w:val="15"/>
                </w:rPr>
                <w:delText>George Brocklehurst, Bryan Lewis, Ben Lee, Adriana Blanco, Andrew Norwood, Amy Teng, Jon Erensen, Joseph Unsworth, Masatsune Yamaji, Ganesh Ramamoorthy, Brady Wang, Roger Sheng, Claire Wen, Alan Priestley</w:delText>
              </w:r>
            </w:del>
          </w:p>
        </w:tc>
      </w:tr>
      <w:tr w:rsidR="00975CD5" w:rsidDel="00FF0B1C" w14:paraId="4AC69AE4" w14:textId="579B33EA" w:rsidTr="00C9601F">
        <w:tblPrEx>
          <w:tblCellMar>
            <w:top w:w="0" w:type="dxa"/>
            <w:bottom w:w="0" w:type="dxa"/>
          </w:tblCellMar>
          <w:tblPrExChange w:id="356" w:author="Sejal Kalra" w:date="2026-08-13T10:58:00Z" w16du:dateUtc="2026-08-13T05:28:00Z">
            <w:tblPrEx>
              <w:tblCellMar>
                <w:top w:w="0" w:type="dxa"/>
                <w:bottom w:w="0" w:type="dxa"/>
              </w:tblCellMar>
            </w:tblPrEx>
          </w:tblPrExChange>
        </w:tblPrEx>
        <w:trPr>
          <w:del w:id="357" w:author="Sejal Kalra" w:date="2026-08-13T11:20:00Z" w16du:dateUtc="2026-08-13T05:50:00Z"/>
        </w:trPr>
        <w:tc>
          <w:tcPr>
            <w:tcW w:w="2842" w:type="dxa"/>
            <w:tcMar>
              <w:top w:w="40" w:type="dxa"/>
              <w:left w:w="80" w:type="dxa"/>
              <w:bottom w:w="40" w:type="dxa"/>
              <w:right w:w="80" w:type="dxa"/>
            </w:tcMar>
            <w:tcPrChange w:id="358" w:author="Sejal Kalra" w:date="2026-08-13T10:58:00Z" w16du:dateUtc="2026-08-13T05:28:00Z">
              <w:tcPr>
                <w:tcW w:w="3100" w:type="dxa"/>
                <w:tcMar>
                  <w:top w:w="40" w:type="dxa"/>
                  <w:left w:w="80" w:type="dxa"/>
                  <w:bottom w:w="40" w:type="dxa"/>
                  <w:right w:w="80" w:type="dxa"/>
                </w:tcMar>
              </w:tcPr>
            </w:tcPrChange>
          </w:tcPr>
          <w:p w14:paraId="71D7F45E" w14:textId="095E8526" w:rsidR="00975CD5" w:rsidDel="00FF0B1C" w:rsidRDefault="00BD35BE">
            <w:pPr>
              <w:rPr>
                <w:del w:id="359" w:author="Sejal Kalra" w:date="2026-08-13T11:20:00Z" w16du:dateUtc="2026-08-13T05:50:00Z"/>
              </w:rPr>
            </w:pPr>
            <w:del w:id="360" w:author="Sejal Kalra" w:date="2026-08-13T11:20:00Z" w16du:dateUtc="2026-08-13T05:50:00Z">
              <w:r w:rsidDel="00FF0B1C">
                <w:rPr>
                  <w:color w:val="222222"/>
                  <w:sz w:val="15"/>
                  <w:szCs w:val="15"/>
                </w:rPr>
                <w:delText>Market Definitions and Methodology: Semiconductor Devices and Applications</w:delText>
              </w:r>
            </w:del>
          </w:p>
        </w:tc>
        <w:tc>
          <w:tcPr>
            <w:tcW w:w="1072" w:type="dxa"/>
            <w:tcMar>
              <w:top w:w="40" w:type="dxa"/>
              <w:left w:w="80" w:type="dxa"/>
              <w:bottom w:w="40" w:type="dxa"/>
              <w:right w:w="80" w:type="dxa"/>
            </w:tcMar>
            <w:tcPrChange w:id="361" w:author="Sejal Kalra" w:date="2026-08-13T10:58:00Z" w16du:dateUtc="2026-08-13T05:28:00Z">
              <w:tcPr>
                <w:tcW w:w="1050" w:type="dxa"/>
                <w:tcMar>
                  <w:top w:w="40" w:type="dxa"/>
                  <w:left w:w="80" w:type="dxa"/>
                  <w:bottom w:w="40" w:type="dxa"/>
                  <w:right w:w="80" w:type="dxa"/>
                </w:tcMar>
              </w:tcPr>
            </w:tcPrChange>
          </w:tcPr>
          <w:p w14:paraId="04C69C45" w14:textId="07BED5C4" w:rsidR="00975CD5" w:rsidDel="00FF0B1C" w:rsidRDefault="00BD35BE">
            <w:pPr>
              <w:rPr>
                <w:del w:id="362" w:author="Sejal Kalra" w:date="2026-08-13T11:20:00Z" w16du:dateUtc="2026-08-13T05:50:00Z"/>
              </w:rPr>
            </w:pPr>
            <w:del w:id="363" w:author="Sejal Kalra" w:date="2026-08-13T11:20:00Z" w16du:dateUtc="2026-08-13T05:50:00Z">
              <w:r w:rsidDel="00FF0B1C">
                <w:rPr>
                  <w:color w:val="222222"/>
                  <w:sz w:val="15"/>
                  <w:szCs w:val="15"/>
                </w:rPr>
                <w:delText>G00351311</w:delText>
              </w:r>
            </w:del>
          </w:p>
        </w:tc>
        <w:tc>
          <w:tcPr>
            <w:tcW w:w="1851" w:type="dxa"/>
            <w:tcMar>
              <w:top w:w="40" w:type="dxa"/>
              <w:left w:w="80" w:type="dxa"/>
              <w:bottom w:w="40" w:type="dxa"/>
              <w:right w:w="80" w:type="dxa"/>
            </w:tcMar>
            <w:tcPrChange w:id="364" w:author="Sejal Kalra" w:date="2026-08-13T10:58:00Z" w16du:dateUtc="2026-08-13T05:28:00Z">
              <w:tcPr>
                <w:tcW w:w="1250" w:type="dxa"/>
                <w:tcMar>
                  <w:top w:w="40" w:type="dxa"/>
                  <w:left w:w="80" w:type="dxa"/>
                  <w:bottom w:w="40" w:type="dxa"/>
                  <w:right w:w="80" w:type="dxa"/>
                </w:tcMar>
              </w:tcPr>
            </w:tcPrChange>
          </w:tcPr>
          <w:p w14:paraId="5265C454" w14:textId="1C4B5F36" w:rsidR="00975CD5" w:rsidDel="00FF0B1C" w:rsidRDefault="00BD35BE">
            <w:pPr>
              <w:rPr>
                <w:del w:id="365" w:author="Sejal Kalra" w:date="2026-08-13T11:20:00Z" w16du:dateUtc="2026-08-13T05:50:00Z"/>
              </w:rPr>
            </w:pPr>
            <w:del w:id="366" w:author="Sejal Kalra" w:date="2026-08-13T11:20:00Z" w16du:dateUtc="2026-08-13T05:50:00Z">
              <w:r w:rsidDel="00FF0B1C">
                <w:rPr>
                  <w:color w:val="222222"/>
                  <w:sz w:val="15"/>
                  <w:szCs w:val="15"/>
                </w:rPr>
                <w:delText>12 March 2018</w:delText>
              </w:r>
            </w:del>
          </w:p>
        </w:tc>
        <w:tc>
          <w:tcPr>
            <w:tcW w:w="3235" w:type="dxa"/>
            <w:tcMar>
              <w:top w:w="40" w:type="dxa"/>
              <w:left w:w="80" w:type="dxa"/>
              <w:bottom w:w="40" w:type="dxa"/>
              <w:right w:w="80" w:type="dxa"/>
            </w:tcMar>
            <w:tcPrChange w:id="367" w:author="Sejal Kalra" w:date="2026-08-13T10:58:00Z" w16du:dateUtc="2026-08-13T05:28:00Z">
              <w:tcPr>
                <w:tcW w:w="3600" w:type="dxa"/>
                <w:tcMar>
                  <w:top w:w="40" w:type="dxa"/>
                  <w:left w:w="80" w:type="dxa"/>
                  <w:bottom w:w="40" w:type="dxa"/>
                  <w:right w:w="80" w:type="dxa"/>
                </w:tcMar>
              </w:tcPr>
            </w:tcPrChange>
          </w:tcPr>
          <w:p w14:paraId="2529AC60" w14:textId="47B721DF" w:rsidR="00975CD5" w:rsidDel="00FF0B1C" w:rsidRDefault="00BD35BE">
            <w:pPr>
              <w:rPr>
                <w:del w:id="368" w:author="Sejal Kalra" w:date="2026-08-13T11:20:00Z" w16du:dateUtc="2026-08-13T05:50:00Z"/>
              </w:rPr>
            </w:pPr>
            <w:del w:id="369" w:author="Sejal Kalra" w:date="2026-08-13T11:20:00Z" w16du:dateUtc="2026-08-13T05:50:00Z">
              <w:r w:rsidDel="00FF0B1C">
                <w:rPr>
                  <w:color w:val="222222"/>
                  <w:sz w:val="15"/>
                  <w:szCs w:val="15"/>
                </w:rPr>
                <w:delText>Gaurav Gupta, Bill Ray, Joseph Unsworth, Andrew Norwood, Claire Wen, Alan Priestley, Roger Sheng, Brady Wang, Masatsune Yamaji, Jon Erensen, Amy Teng, Ben Lee, George Brocklehurst</w:delText>
              </w:r>
            </w:del>
          </w:p>
        </w:tc>
      </w:tr>
      <w:tr w:rsidR="00975CD5" w:rsidDel="00FF0B1C" w14:paraId="7B6155A8" w14:textId="4CCA39A6" w:rsidTr="00C9601F">
        <w:tblPrEx>
          <w:tblCellMar>
            <w:top w:w="0" w:type="dxa"/>
            <w:bottom w:w="0" w:type="dxa"/>
          </w:tblCellMar>
          <w:tblPrExChange w:id="370" w:author="Sejal Kalra" w:date="2026-08-13T10:58:00Z" w16du:dateUtc="2026-08-13T05:28:00Z">
            <w:tblPrEx>
              <w:tblCellMar>
                <w:top w:w="0" w:type="dxa"/>
                <w:bottom w:w="0" w:type="dxa"/>
              </w:tblCellMar>
            </w:tblPrEx>
          </w:tblPrExChange>
        </w:tblPrEx>
        <w:trPr>
          <w:del w:id="371" w:author="Sejal Kalra" w:date="2026-08-13T11:20:00Z" w16du:dateUtc="2026-08-13T05:50:00Z"/>
        </w:trPr>
        <w:tc>
          <w:tcPr>
            <w:tcW w:w="2842" w:type="dxa"/>
            <w:shd w:val="clear" w:color="auto" w:fill="FBF8F7"/>
            <w:tcMar>
              <w:top w:w="40" w:type="dxa"/>
              <w:left w:w="80" w:type="dxa"/>
              <w:bottom w:w="40" w:type="dxa"/>
              <w:right w:w="80" w:type="dxa"/>
            </w:tcMar>
            <w:tcPrChange w:id="372" w:author="Sejal Kalra" w:date="2026-08-13T10:58:00Z" w16du:dateUtc="2026-08-13T05:28:00Z">
              <w:tcPr>
                <w:tcW w:w="3100" w:type="dxa"/>
                <w:shd w:val="clear" w:color="auto" w:fill="FBF8F7"/>
                <w:tcMar>
                  <w:top w:w="40" w:type="dxa"/>
                  <w:left w:w="80" w:type="dxa"/>
                  <w:bottom w:w="40" w:type="dxa"/>
                  <w:right w:w="80" w:type="dxa"/>
                </w:tcMar>
              </w:tcPr>
            </w:tcPrChange>
          </w:tcPr>
          <w:p w14:paraId="403109A0" w14:textId="02D64361" w:rsidR="00975CD5" w:rsidDel="00FF0B1C" w:rsidRDefault="00BD35BE">
            <w:pPr>
              <w:rPr>
                <w:del w:id="373" w:author="Sejal Kalra" w:date="2026-08-13T11:20:00Z" w16du:dateUtc="2026-08-13T05:50:00Z"/>
              </w:rPr>
            </w:pPr>
            <w:del w:id="374" w:author="Sejal Kalra" w:date="2026-08-13T11:20:00Z" w16du:dateUtc="2026-08-13T05:50:00Z">
              <w:r w:rsidDel="00FF0B1C">
                <w:rPr>
                  <w:color w:val="222222"/>
                  <w:sz w:val="15"/>
                  <w:szCs w:val="15"/>
                </w:rPr>
                <w:delText>Market Definitions and Methodology: Semiconductor Devices and Applications</w:delText>
              </w:r>
            </w:del>
          </w:p>
        </w:tc>
        <w:tc>
          <w:tcPr>
            <w:tcW w:w="1072" w:type="dxa"/>
            <w:shd w:val="clear" w:color="auto" w:fill="FBF8F7"/>
            <w:tcMar>
              <w:top w:w="40" w:type="dxa"/>
              <w:left w:w="80" w:type="dxa"/>
              <w:bottom w:w="40" w:type="dxa"/>
              <w:right w:w="80" w:type="dxa"/>
            </w:tcMar>
            <w:tcPrChange w:id="375" w:author="Sejal Kalra" w:date="2026-08-13T10:58:00Z" w16du:dateUtc="2026-08-13T05:28:00Z">
              <w:tcPr>
                <w:tcW w:w="1050" w:type="dxa"/>
                <w:shd w:val="clear" w:color="auto" w:fill="FBF8F7"/>
                <w:tcMar>
                  <w:top w:w="40" w:type="dxa"/>
                  <w:left w:w="80" w:type="dxa"/>
                  <w:bottom w:w="40" w:type="dxa"/>
                  <w:right w:w="80" w:type="dxa"/>
                </w:tcMar>
              </w:tcPr>
            </w:tcPrChange>
          </w:tcPr>
          <w:p w14:paraId="344B0F13" w14:textId="64FA2CEA" w:rsidR="00975CD5" w:rsidDel="00FF0B1C" w:rsidRDefault="00BD35BE">
            <w:pPr>
              <w:rPr>
                <w:del w:id="376" w:author="Sejal Kalra" w:date="2026-08-13T11:20:00Z" w16du:dateUtc="2026-08-13T05:50:00Z"/>
              </w:rPr>
            </w:pPr>
            <w:del w:id="377" w:author="Sejal Kalra" w:date="2026-08-13T11:20:00Z" w16du:dateUtc="2026-08-13T05:50:00Z">
              <w:r w:rsidDel="00FF0B1C">
                <w:rPr>
                  <w:color w:val="222222"/>
                  <w:sz w:val="15"/>
                  <w:szCs w:val="15"/>
                </w:rPr>
                <w:delText>G00450878</w:delText>
              </w:r>
            </w:del>
          </w:p>
        </w:tc>
        <w:tc>
          <w:tcPr>
            <w:tcW w:w="1851" w:type="dxa"/>
            <w:shd w:val="clear" w:color="auto" w:fill="FBF8F7"/>
            <w:tcMar>
              <w:top w:w="40" w:type="dxa"/>
              <w:left w:w="80" w:type="dxa"/>
              <w:bottom w:w="40" w:type="dxa"/>
              <w:right w:w="80" w:type="dxa"/>
            </w:tcMar>
            <w:tcPrChange w:id="378" w:author="Sejal Kalra" w:date="2026-08-13T10:58:00Z" w16du:dateUtc="2026-08-13T05:28:00Z">
              <w:tcPr>
                <w:tcW w:w="1250" w:type="dxa"/>
                <w:shd w:val="clear" w:color="auto" w:fill="FBF8F7"/>
                <w:tcMar>
                  <w:top w:w="40" w:type="dxa"/>
                  <w:left w:w="80" w:type="dxa"/>
                  <w:bottom w:w="40" w:type="dxa"/>
                  <w:right w:w="80" w:type="dxa"/>
                </w:tcMar>
              </w:tcPr>
            </w:tcPrChange>
          </w:tcPr>
          <w:p w14:paraId="3E8E1E79" w14:textId="676DA22D" w:rsidR="00975CD5" w:rsidDel="00FF0B1C" w:rsidRDefault="00BD35BE">
            <w:pPr>
              <w:rPr>
                <w:del w:id="379" w:author="Sejal Kalra" w:date="2026-08-13T11:20:00Z" w16du:dateUtc="2026-08-13T05:50:00Z"/>
              </w:rPr>
            </w:pPr>
            <w:del w:id="380" w:author="Sejal Kalra" w:date="2026-08-13T11:20:00Z" w16du:dateUtc="2026-08-13T05:50:00Z">
              <w:r w:rsidDel="00FF0B1C">
                <w:rPr>
                  <w:color w:val="222222"/>
                  <w:sz w:val="15"/>
                  <w:szCs w:val="15"/>
                </w:rPr>
                <w:delText>27 September 2019</w:delText>
              </w:r>
            </w:del>
          </w:p>
        </w:tc>
        <w:tc>
          <w:tcPr>
            <w:tcW w:w="3235" w:type="dxa"/>
            <w:shd w:val="clear" w:color="auto" w:fill="FBF8F7"/>
            <w:tcMar>
              <w:top w:w="40" w:type="dxa"/>
              <w:left w:w="80" w:type="dxa"/>
              <w:bottom w:w="40" w:type="dxa"/>
              <w:right w:w="80" w:type="dxa"/>
            </w:tcMar>
            <w:tcPrChange w:id="381" w:author="Sejal Kalra" w:date="2026-08-13T10:58:00Z" w16du:dateUtc="2026-08-13T05:28:00Z">
              <w:tcPr>
                <w:tcW w:w="3600" w:type="dxa"/>
                <w:shd w:val="clear" w:color="auto" w:fill="FBF8F7"/>
                <w:tcMar>
                  <w:top w:w="40" w:type="dxa"/>
                  <w:left w:w="80" w:type="dxa"/>
                  <w:bottom w:w="40" w:type="dxa"/>
                  <w:right w:w="80" w:type="dxa"/>
                </w:tcMar>
              </w:tcPr>
            </w:tcPrChange>
          </w:tcPr>
          <w:p w14:paraId="6D33E83D" w14:textId="5DC0E97D" w:rsidR="00975CD5" w:rsidDel="00FF0B1C" w:rsidRDefault="00BD35BE">
            <w:pPr>
              <w:rPr>
                <w:del w:id="382" w:author="Sejal Kalra" w:date="2026-08-13T11:20:00Z" w16du:dateUtc="2026-08-13T05:50:00Z"/>
              </w:rPr>
            </w:pPr>
            <w:del w:id="383" w:author="Sejal Kalra" w:date="2026-08-13T11:20:00Z" w16du:dateUtc="2026-08-13T05:50:00Z">
              <w:r w:rsidDel="00FF0B1C">
                <w:rPr>
                  <w:color w:val="222222"/>
                  <w:sz w:val="15"/>
                  <w:szCs w:val="15"/>
                </w:rPr>
                <w:delText>Andrew Norwood, Ben Lee, Amy Teng, Jon Erensen, Joseph Unsworth, Masatsune Yamaji, Roger Sheng, Claire Wen, Bill Ray, Alan Priestley, George Brocklehurst, Anushree Verma</w:delText>
              </w:r>
            </w:del>
          </w:p>
        </w:tc>
      </w:tr>
      <w:tr w:rsidR="00975CD5" w:rsidDel="00FF0B1C" w14:paraId="389AB2A7" w14:textId="17B8384B" w:rsidTr="00C9601F">
        <w:tblPrEx>
          <w:tblCellMar>
            <w:top w:w="0" w:type="dxa"/>
            <w:bottom w:w="0" w:type="dxa"/>
          </w:tblCellMar>
          <w:tblPrExChange w:id="384" w:author="Sejal Kalra" w:date="2026-08-13T10:58:00Z" w16du:dateUtc="2026-08-13T05:28:00Z">
            <w:tblPrEx>
              <w:tblCellMar>
                <w:top w:w="0" w:type="dxa"/>
                <w:bottom w:w="0" w:type="dxa"/>
              </w:tblCellMar>
            </w:tblPrEx>
          </w:tblPrExChange>
        </w:tblPrEx>
        <w:trPr>
          <w:del w:id="385" w:author="Sejal Kalra" w:date="2026-08-13T11:20:00Z" w16du:dateUtc="2026-08-13T05:50:00Z"/>
        </w:trPr>
        <w:tc>
          <w:tcPr>
            <w:tcW w:w="2842" w:type="dxa"/>
            <w:tcMar>
              <w:top w:w="40" w:type="dxa"/>
              <w:left w:w="80" w:type="dxa"/>
              <w:bottom w:w="40" w:type="dxa"/>
              <w:right w:w="80" w:type="dxa"/>
            </w:tcMar>
            <w:tcPrChange w:id="386" w:author="Sejal Kalra" w:date="2026-08-13T10:58:00Z" w16du:dateUtc="2026-08-13T05:28:00Z">
              <w:tcPr>
                <w:tcW w:w="3100" w:type="dxa"/>
                <w:tcMar>
                  <w:top w:w="40" w:type="dxa"/>
                  <w:left w:w="80" w:type="dxa"/>
                  <w:bottom w:w="40" w:type="dxa"/>
                  <w:right w:w="80" w:type="dxa"/>
                </w:tcMar>
              </w:tcPr>
            </w:tcPrChange>
          </w:tcPr>
          <w:p w14:paraId="602004A4" w14:textId="312A3A00" w:rsidR="00975CD5" w:rsidDel="00FF0B1C" w:rsidRDefault="00BD35BE">
            <w:pPr>
              <w:rPr>
                <w:del w:id="387" w:author="Sejal Kalra" w:date="2026-08-13T11:20:00Z" w16du:dateUtc="2026-08-13T05:50:00Z"/>
              </w:rPr>
            </w:pPr>
            <w:del w:id="388" w:author="Sejal Kalra" w:date="2026-08-13T11:20:00Z" w16du:dateUtc="2026-08-13T05:50:00Z">
              <w:r w:rsidDel="00FF0B1C">
                <w:rPr>
                  <w:color w:val="222222"/>
                  <w:sz w:val="15"/>
                  <w:szCs w:val="15"/>
                </w:rPr>
                <w:delText>Market Definitions and Methodology (title per document)</w:delText>
              </w:r>
            </w:del>
          </w:p>
        </w:tc>
        <w:tc>
          <w:tcPr>
            <w:tcW w:w="1072" w:type="dxa"/>
            <w:tcMar>
              <w:top w:w="40" w:type="dxa"/>
              <w:left w:w="80" w:type="dxa"/>
              <w:bottom w:w="40" w:type="dxa"/>
              <w:right w:w="80" w:type="dxa"/>
            </w:tcMar>
            <w:tcPrChange w:id="389" w:author="Sejal Kalra" w:date="2026-08-13T10:58:00Z" w16du:dateUtc="2026-08-13T05:28:00Z">
              <w:tcPr>
                <w:tcW w:w="1050" w:type="dxa"/>
                <w:tcMar>
                  <w:top w:w="40" w:type="dxa"/>
                  <w:left w:w="80" w:type="dxa"/>
                  <w:bottom w:w="40" w:type="dxa"/>
                  <w:right w:w="80" w:type="dxa"/>
                </w:tcMar>
              </w:tcPr>
            </w:tcPrChange>
          </w:tcPr>
          <w:p w14:paraId="475EF619" w14:textId="61D6E1FE" w:rsidR="00975CD5" w:rsidDel="00FF0B1C" w:rsidRDefault="00BD35BE">
            <w:pPr>
              <w:rPr>
                <w:del w:id="390" w:author="Sejal Kalra" w:date="2026-08-13T11:20:00Z" w16du:dateUtc="2026-08-13T05:50:00Z"/>
              </w:rPr>
            </w:pPr>
            <w:del w:id="391" w:author="Sejal Kalra" w:date="2026-08-13T11:20:00Z" w16du:dateUtc="2026-08-13T05:50:00Z">
              <w:r w:rsidDel="00FF0B1C">
                <w:rPr>
                  <w:color w:val="222222"/>
                  <w:sz w:val="15"/>
                  <w:szCs w:val="15"/>
                </w:rPr>
                <w:delText>G00209322</w:delText>
              </w:r>
            </w:del>
          </w:p>
        </w:tc>
        <w:tc>
          <w:tcPr>
            <w:tcW w:w="1851" w:type="dxa"/>
            <w:tcMar>
              <w:top w:w="40" w:type="dxa"/>
              <w:left w:w="80" w:type="dxa"/>
              <w:bottom w:w="40" w:type="dxa"/>
              <w:right w:w="80" w:type="dxa"/>
            </w:tcMar>
            <w:tcPrChange w:id="392" w:author="Sejal Kalra" w:date="2026-08-13T10:58:00Z" w16du:dateUtc="2026-08-13T05:28:00Z">
              <w:tcPr>
                <w:tcW w:w="1250" w:type="dxa"/>
                <w:tcMar>
                  <w:top w:w="40" w:type="dxa"/>
                  <w:left w:w="80" w:type="dxa"/>
                  <w:bottom w:w="40" w:type="dxa"/>
                  <w:right w:w="80" w:type="dxa"/>
                </w:tcMar>
              </w:tcPr>
            </w:tcPrChange>
          </w:tcPr>
          <w:p w14:paraId="2113F3DA" w14:textId="6580B742" w:rsidR="00975CD5" w:rsidDel="00FF0B1C" w:rsidRDefault="00BD35BE">
            <w:pPr>
              <w:rPr>
                <w:del w:id="393" w:author="Sejal Kalra" w:date="2026-08-13T11:20:00Z" w16du:dateUtc="2026-08-13T05:50:00Z"/>
              </w:rPr>
            </w:pPr>
            <w:del w:id="394" w:author="Sejal Kalra" w:date="2026-08-13T11:20:00Z" w16du:dateUtc="2026-08-13T05:50:00Z">
              <w:r w:rsidDel="00FF0B1C">
                <w:rPr>
                  <w:color w:val="222222"/>
                  <w:sz w:val="15"/>
                  <w:szCs w:val="15"/>
                </w:rPr>
                <w:delText>18 January 2011</w:delText>
              </w:r>
            </w:del>
          </w:p>
        </w:tc>
        <w:tc>
          <w:tcPr>
            <w:tcW w:w="3235" w:type="dxa"/>
            <w:tcMar>
              <w:top w:w="40" w:type="dxa"/>
              <w:left w:w="80" w:type="dxa"/>
              <w:bottom w:w="40" w:type="dxa"/>
              <w:right w:w="80" w:type="dxa"/>
            </w:tcMar>
            <w:tcPrChange w:id="395" w:author="Sejal Kalra" w:date="2026-08-13T10:58:00Z" w16du:dateUtc="2026-08-13T05:28:00Z">
              <w:tcPr>
                <w:tcW w:w="3600" w:type="dxa"/>
                <w:tcMar>
                  <w:top w:w="40" w:type="dxa"/>
                  <w:left w:w="80" w:type="dxa"/>
                  <w:bottom w:w="40" w:type="dxa"/>
                  <w:right w:w="80" w:type="dxa"/>
                </w:tcMar>
              </w:tcPr>
            </w:tcPrChange>
          </w:tcPr>
          <w:p w14:paraId="157EB2B6" w14:textId="16034D46" w:rsidR="00975CD5" w:rsidDel="00FF0B1C" w:rsidRDefault="00975CD5">
            <w:pPr>
              <w:rPr>
                <w:del w:id="396" w:author="Sejal Kalra" w:date="2026-08-13T11:20:00Z" w16du:dateUtc="2026-08-13T05:50:00Z"/>
              </w:rPr>
            </w:pPr>
          </w:p>
        </w:tc>
      </w:tr>
      <w:tr w:rsidR="00975CD5" w:rsidDel="00FF0B1C" w14:paraId="764390EA" w14:textId="2DB51FAF" w:rsidTr="00C9601F">
        <w:tblPrEx>
          <w:tblCellMar>
            <w:top w:w="0" w:type="dxa"/>
            <w:bottom w:w="0" w:type="dxa"/>
          </w:tblCellMar>
          <w:tblPrExChange w:id="397" w:author="Sejal Kalra" w:date="2026-08-13T10:58:00Z" w16du:dateUtc="2026-08-13T05:28:00Z">
            <w:tblPrEx>
              <w:tblCellMar>
                <w:top w:w="0" w:type="dxa"/>
                <w:bottom w:w="0" w:type="dxa"/>
              </w:tblCellMar>
            </w:tblPrEx>
          </w:tblPrExChange>
        </w:tblPrEx>
        <w:trPr>
          <w:del w:id="398" w:author="Sejal Kalra" w:date="2026-08-13T11:20:00Z" w16du:dateUtc="2026-08-13T05:50:00Z"/>
        </w:trPr>
        <w:tc>
          <w:tcPr>
            <w:tcW w:w="2842" w:type="dxa"/>
            <w:shd w:val="clear" w:color="auto" w:fill="FBF8F7"/>
            <w:tcMar>
              <w:top w:w="40" w:type="dxa"/>
              <w:left w:w="80" w:type="dxa"/>
              <w:bottom w:w="40" w:type="dxa"/>
              <w:right w:w="80" w:type="dxa"/>
            </w:tcMar>
            <w:tcPrChange w:id="399" w:author="Sejal Kalra" w:date="2026-08-13T10:58:00Z" w16du:dateUtc="2026-08-13T05:28:00Z">
              <w:tcPr>
                <w:tcW w:w="3100" w:type="dxa"/>
                <w:shd w:val="clear" w:color="auto" w:fill="FBF8F7"/>
                <w:tcMar>
                  <w:top w:w="40" w:type="dxa"/>
                  <w:left w:w="80" w:type="dxa"/>
                  <w:bottom w:w="40" w:type="dxa"/>
                  <w:right w:w="80" w:type="dxa"/>
                </w:tcMar>
              </w:tcPr>
            </w:tcPrChange>
          </w:tcPr>
          <w:p w14:paraId="21C495E6" w14:textId="6D452709" w:rsidR="00975CD5" w:rsidDel="00FF0B1C" w:rsidRDefault="00BD35BE">
            <w:pPr>
              <w:rPr>
                <w:del w:id="400" w:author="Sejal Kalra" w:date="2026-08-13T11:20:00Z" w16du:dateUtc="2026-08-13T05:50:00Z"/>
              </w:rPr>
            </w:pPr>
            <w:del w:id="401" w:author="Sejal Kalra" w:date="2026-08-13T11:20:00Z" w16du:dateUtc="2026-08-13T05:50:00Z">
              <w:r w:rsidDel="00FF0B1C">
                <w:rPr>
                  <w:color w:val="222222"/>
                  <w:sz w:val="15"/>
                  <w:szCs w:val="15"/>
                </w:rPr>
                <w:delText>Market Definitions and Methodology (title per document)</w:delText>
              </w:r>
            </w:del>
          </w:p>
        </w:tc>
        <w:tc>
          <w:tcPr>
            <w:tcW w:w="1072" w:type="dxa"/>
            <w:shd w:val="clear" w:color="auto" w:fill="FBF8F7"/>
            <w:tcMar>
              <w:top w:w="40" w:type="dxa"/>
              <w:left w:w="80" w:type="dxa"/>
              <w:bottom w:w="40" w:type="dxa"/>
              <w:right w:w="80" w:type="dxa"/>
            </w:tcMar>
            <w:tcPrChange w:id="402" w:author="Sejal Kalra" w:date="2026-08-13T10:58:00Z" w16du:dateUtc="2026-08-13T05:28:00Z">
              <w:tcPr>
                <w:tcW w:w="1050" w:type="dxa"/>
                <w:shd w:val="clear" w:color="auto" w:fill="FBF8F7"/>
                <w:tcMar>
                  <w:top w:w="40" w:type="dxa"/>
                  <w:left w:w="80" w:type="dxa"/>
                  <w:bottom w:w="40" w:type="dxa"/>
                  <w:right w:w="80" w:type="dxa"/>
                </w:tcMar>
              </w:tcPr>
            </w:tcPrChange>
          </w:tcPr>
          <w:p w14:paraId="0DB75B3F" w14:textId="002C63F5" w:rsidR="00975CD5" w:rsidDel="00FF0B1C" w:rsidRDefault="00BD35BE">
            <w:pPr>
              <w:rPr>
                <w:del w:id="403" w:author="Sejal Kalra" w:date="2026-08-13T11:20:00Z" w16du:dateUtc="2026-08-13T05:50:00Z"/>
              </w:rPr>
            </w:pPr>
            <w:del w:id="404" w:author="Sejal Kalra" w:date="2026-08-13T11:20:00Z" w16du:dateUtc="2026-08-13T05:50:00Z">
              <w:r w:rsidDel="00FF0B1C">
                <w:rPr>
                  <w:color w:val="222222"/>
                  <w:sz w:val="15"/>
                  <w:szCs w:val="15"/>
                </w:rPr>
                <w:delText>G00228182</w:delText>
              </w:r>
            </w:del>
          </w:p>
        </w:tc>
        <w:tc>
          <w:tcPr>
            <w:tcW w:w="1851" w:type="dxa"/>
            <w:shd w:val="clear" w:color="auto" w:fill="FBF8F7"/>
            <w:tcMar>
              <w:top w:w="40" w:type="dxa"/>
              <w:left w:w="80" w:type="dxa"/>
              <w:bottom w:w="40" w:type="dxa"/>
              <w:right w:w="80" w:type="dxa"/>
            </w:tcMar>
            <w:tcPrChange w:id="405" w:author="Sejal Kalra" w:date="2026-08-13T10:58:00Z" w16du:dateUtc="2026-08-13T05:28:00Z">
              <w:tcPr>
                <w:tcW w:w="1250" w:type="dxa"/>
                <w:shd w:val="clear" w:color="auto" w:fill="FBF8F7"/>
                <w:tcMar>
                  <w:top w:w="40" w:type="dxa"/>
                  <w:left w:w="80" w:type="dxa"/>
                  <w:bottom w:w="40" w:type="dxa"/>
                  <w:right w:w="80" w:type="dxa"/>
                </w:tcMar>
              </w:tcPr>
            </w:tcPrChange>
          </w:tcPr>
          <w:p w14:paraId="4E342653" w14:textId="13F3BD90" w:rsidR="00975CD5" w:rsidDel="00FF0B1C" w:rsidRDefault="00BD35BE">
            <w:pPr>
              <w:rPr>
                <w:del w:id="406" w:author="Sejal Kalra" w:date="2026-08-13T11:20:00Z" w16du:dateUtc="2026-08-13T05:50:00Z"/>
              </w:rPr>
            </w:pPr>
            <w:del w:id="407" w:author="Sejal Kalra" w:date="2026-08-13T11:20:00Z" w16du:dateUtc="2026-08-13T05:50:00Z">
              <w:r w:rsidDel="00FF0B1C">
                <w:rPr>
                  <w:color w:val="222222"/>
                  <w:sz w:val="15"/>
                  <w:szCs w:val="15"/>
                </w:rPr>
                <w:delText>5 April 2013</w:delText>
              </w:r>
            </w:del>
          </w:p>
        </w:tc>
        <w:tc>
          <w:tcPr>
            <w:tcW w:w="3235" w:type="dxa"/>
            <w:shd w:val="clear" w:color="auto" w:fill="FBF8F7"/>
            <w:tcMar>
              <w:top w:w="40" w:type="dxa"/>
              <w:left w:w="80" w:type="dxa"/>
              <w:bottom w:w="40" w:type="dxa"/>
              <w:right w:w="80" w:type="dxa"/>
            </w:tcMar>
            <w:tcPrChange w:id="408" w:author="Sejal Kalra" w:date="2026-08-13T10:58:00Z" w16du:dateUtc="2026-08-13T05:28:00Z">
              <w:tcPr>
                <w:tcW w:w="3600" w:type="dxa"/>
                <w:shd w:val="clear" w:color="auto" w:fill="FBF8F7"/>
                <w:tcMar>
                  <w:top w:w="40" w:type="dxa"/>
                  <w:left w:w="80" w:type="dxa"/>
                  <w:bottom w:w="40" w:type="dxa"/>
                  <w:right w:w="80" w:type="dxa"/>
                </w:tcMar>
              </w:tcPr>
            </w:tcPrChange>
          </w:tcPr>
          <w:p w14:paraId="41AF1EF6" w14:textId="08BBF510" w:rsidR="00975CD5" w:rsidDel="00FF0B1C" w:rsidRDefault="00975CD5">
            <w:pPr>
              <w:rPr>
                <w:del w:id="409" w:author="Sejal Kalra" w:date="2026-08-13T11:20:00Z" w16du:dateUtc="2026-08-13T05:50:00Z"/>
              </w:rPr>
            </w:pPr>
          </w:p>
        </w:tc>
      </w:tr>
      <w:tr w:rsidR="00975CD5" w:rsidDel="00FF0B1C" w14:paraId="75832ED1" w14:textId="00661737" w:rsidTr="00C9601F">
        <w:tblPrEx>
          <w:tblCellMar>
            <w:top w:w="0" w:type="dxa"/>
            <w:bottom w:w="0" w:type="dxa"/>
          </w:tblCellMar>
          <w:tblPrExChange w:id="410" w:author="Sejal Kalra" w:date="2026-08-13T10:58:00Z" w16du:dateUtc="2026-08-13T05:28:00Z">
            <w:tblPrEx>
              <w:tblCellMar>
                <w:top w:w="0" w:type="dxa"/>
                <w:bottom w:w="0" w:type="dxa"/>
              </w:tblCellMar>
            </w:tblPrEx>
          </w:tblPrExChange>
        </w:tblPrEx>
        <w:trPr>
          <w:del w:id="411" w:author="Sejal Kalra" w:date="2026-08-13T11:20:00Z" w16du:dateUtc="2026-08-13T05:50:00Z"/>
        </w:trPr>
        <w:tc>
          <w:tcPr>
            <w:tcW w:w="2842" w:type="dxa"/>
            <w:tcMar>
              <w:top w:w="40" w:type="dxa"/>
              <w:left w:w="80" w:type="dxa"/>
              <w:bottom w:w="40" w:type="dxa"/>
              <w:right w:w="80" w:type="dxa"/>
            </w:tcMar>
            <w:tcPrChange w:id="412" w:author="Sejal Kalra" w:date="2026-08-13T10:58:00Z" w16du:dateUtc="2026-08-13T05:28:00Z">
              <w:tcPr>
                <w:tcW w:w="3100" w:type="dxa"/>
                <w:tcMar>
                  <w:top w:w="40" w:type="dxa"/>
                  <w:left w:w="80" w:type="dxa"/>
                  <w:bottom w:w="40" w:type="dxa"/>
                  <w:right w:w="80" w:type="dxa"/>
                </w:tcMar>
              </w:tcPr>
            </w:tcPrChange>
          </w:tcPr>
          <w:p w14:paraId="191B6123" w14:textId="00729B1B" w:rsidR="00975CD5" w:rsidDel="00FF0B1C" w:rsidRDefault="00BD35BE">
            <w:pPr>
              <w:rPr>
                <w:del w:id="413" w:author="Sejal Kalra" w:date="2026-08-13T11:20:00Z" w16du:dateUtc="2026-08-13T05:50:00Z"/>
              </w:rPr>
            </w:pPr>
            <w:del w:id="414" w:author="Sejal Kalra" w:date="2026-08-13T11:20:00Z" w16du:dateUtc="2026-08-13T05:50:00Z">
              <w:r w:rsidDel="00FF0B1C">
                <w:rPr>
                  <w:color w:val="222222"/>
                  <w:sz w:val="15"/>
                  <w:szCs w:val="15"/>
                </w:rPr>
                <w:delText>Market Definitions and Methodology (title per document)</w:delText>
              </w:r>
            </w:del>
          </w:p>
        </w:tc>
        <w:tc>
          <w:tcPr>
            <w:tcW w:w="1072" w:type="dxa"/>
            <w:tcMar>
              <w:top w:w="40" w:type="dxa"/>
              <w:left w:w="80" w:type="dxa"/>
              <w:bottom w:w="40" w:type="dxa"/>
              <w:right w:w="80" w:type="dxa"/>
            </w:tcMar>
            <w:tcPrChange w:id="415" w:author="Sejal Kalra" w:date="2026-08-13T10:58:00Z" w16du:dateUtc="2026-08-13T05:28:00Z">
              <w:tcPr>
                <w:tcW w:w="1050" w:type="dxa"/>
                <w:tcMar>
                  <w:top w:w="40" w:type="dxa"/>
                  <w:left w:w="80" w:type="dxa"/>
                  <w:bottom w:w="40" w:type="dxa"/>
                  <w:right w:w="80" w:type="dxa"/>
                </w:tcMar>
              </w:tcPr>
            </w:tcPrChange>
          </w:tcPr>
          <w:p w14:paraId="4A6A4691" w14:textId="0A3F1DAF" w:rsidR="00975CD5" w:rsidDel="00FF0B1C" w:rsidRDefault="00BD35BE">
            <w:pPr>
              <w:rPr>
                <w:del w:id="416" w:author="Sejal Kalra" w:date="2026-08-13T11:20:00Z" w16du:dateUtc="2026-08-13T05:50:00Z"/>
              </w:rPr>
            </w:pPr>
            <w:del w:id="417" w:author="Sejal Kalra" w:date="2026-08-13T11:20:00Z" w16du:dateUtc="2026-08-13T05:50:00Z">
              <w:r w:rsidDel="00FF0B1C">
                <w:rPr>
                  <w:color w:val="222222"/>
                  <w:sz w:val="15"/>
                  <w:szCs w:val="15"/>
                </w:rPr>
                <w:delText>G00770609</w:delText>
              </w:r>
            </w:del>
          </w:p>
        </w:tc>
        <w:tc>
          <w:tcPr>
            <w:tcW w:w="1851" w:type="dxa"/>
            <w:tcMar>
              <w:top w:w="40" w:type="dxa"/>
              <w:left w:w="80" w:type="dxa"/>
              <w:bottom w:w="40" w:type="dxa"/>
              <w:right w:w="80" w:type="dxa"/>
            </w:tcMar>
            <w:tcPrChange w:id="418" w:author="Sejal Kalra" w:date="2026-08-13T10:58:00Z" w16du:dateUtc="2026-08-13T05:28:00Z">
              <w:tcPr>
                <w:tcW w:w="1250" w:type="dxa"/>
                <w:tcMar>
                  <w:top w:w="40" w:type="dxa"/>
                  <w:left w:w="80" w:type="dxa"/>
                  <w:bottom w:w="40" w:type="dxa"/>
                  <w:right w:w="80" w:type="dxa"/>
                </w:tcMar>
              </w:tcPr>
            </w:tcPrChange>
          </w:tcPr>
          <w:p w14:paraId="6A22141F" w14:textId="3262803E" w:rsidR="00975CD5" w:rsidDel="00FF0B1C" w:rsidRDefault="00975CD5">
            <w:pPr>
              <w:rPr>
                <w:del w:id="419" w:author="Sejal Kalra" w:date="2026-08-13T11:20:00Z" w16du:dateUtc="2026-08-13T05:50:00Z"/>
              </w:rPr>
            </w:pPr>
          </w:p>
        </w:tc>
        <w:tc>
          <w:tcPr>
            <w:tcW w:w="3235" w:type="dxa"/>
            <w:tcMar>
              <w:top w:w="40" w:type="dxa"/>
              <w:left w:w="80" w:type="dxa"/>
              <w:bottom w:w="40" w:type="dxa"/>
              <w:right w:w="80" w:type="dxa"/>
            </w:tcMar>
            <w:tcPrChange w:id="420" w:author="Sejal Kalra" w:date="2026-08-13T10:58:00Z" w16du:dateUtc="2026-08-13T05:28:00Z">
              <w:tcPr>
                <w:tcW w:w="3600" w:type="dxa"/>
                <w:tcMar>
                  <w:top w:w="40" w:type="dxa"/>
                  <w:left w:w="80" w:type="dxa"/>
                  <w:bottom w:w="40" w:type="dxa"/>
                  <w:right w:w="80" w:type="dxa"/>
                </w:tcMar>
              </w:tcPr>
            </w:tcPrChange>
          </w:tcPr>
          <w:p w14:paraId="386AD53C" w14:textId="07DE90CF" w:rsidR="00975CD5" w:rsidDel="00FF0B1C" w:rsidRDefault="00975CD5">
            <w:pPr>
              <w:rPr>
                <w:del w:id="421" w:author="Sejal Kalra" w:date="2026-08-13T11:20:00Z" w16du:dateUtc="2026-08-13T05:50:00Z"/>
              </w:rPr>
            </w:pPr>
          </w:p>
        </w:tc>
      </w:tr>
      <w:tr w:rsidR="00975CD5" w:rsidDel="00FF0B1C" w14:paraId="5E36EB1B" w14:textId="57675B08" w:rsidTr="00C9601F">
        <w:tblPrEx>
          <w:tblCellMar>
            <w:top w:w="0" w:type="dxa"/>
            <w:bottom w:w="0" w:type="dxa"/>
          </w:tblCellMar>
          <w:tblPrExChange w:id="422" w:author="Sejal Kalra" w:date="2026-08-13T10:58:00Z" w16du:dateUtc="2026-08-13T05:28:00Z">
            <w:tblPrEx>
              <w:tblCellMar>
                <w:top w:w="0" w:type="dxa"/>
                <w:bottom w:w="0" w:type="dxa"/>
              </w:tblCellMar>
            </w:tblPrEx>
          </w:tblPrExChange>
        </w:tblPrEx>
        <w:trPr>
          <w:del w:id="423" w:author="Sejal Kalra" w:date="2026-08-13T11:20:00Z" w16du:dateUtc="2026-08-13T05:50:00Z"/>
        </w:trPr>
        <w:tc>
          <w:tcPr>
            <w:tcW w:w="2842" w:type="dxa"/>
            <w:shd w:val="clear" w:color="auto" w:fill="FBF8F7"/>
            <w:tcMar>
              <w:top w:w="40" w:type="dxa"/>
              <w:left w:w="80" w:type="dxa"/>
              <w:bottom w:w="40" w:type="dxa"/>
              <w:right w:w="80" w:type="dxa"/>
            </w:tcMar>
            <w:tcPrChange w:id="424" w:author="Sejal Kalra" w:date="2026-08-13T10:58:00Z" w16du:dateUtc="2026-08-13T05:28:00Z">
              <w:tcPr>
                <w:tcW w:w="3100" w:type="dxa"/>
                <w:shd w:val="clear" w:color="auto" w:fill="FBF8F7"/>
                <w:tcMar>
                  <w:top w:w="40" w:type="dxa"/>
                  <w:left w:w="80" w:type="dxa"/>
                  <w:bottom w:w="40" w:type="dxa"/>
                  <w:right w:w="80" w:type="dxa"/>
                </w:tcMar>
              </w:tcPr>
            </w:tcPrChange>
          </w:tcPr>
          <w:p w14:paraId="44A807D4" w14:textId="65C8547E" w:rsidR="00975CD5" w:rsidDel="00FF0B1C" w:rsidRDefault="00BD35BE">
            <w:pPr>
              <w:rPr>
                <w:del w:id="425" w:author="Sejal Kalra" w:date="2026-08-13T11:20:00Z" w16du:dateUtc="2026-08-13T05:50:00Z"/>
              </w:rPr>
            </w:pPr>
            <w:del w:id="426" w:author="Sejal Kalra" w:date="2026-08-13T11:20:00Z" w16du:dateUtc="2026-08-13T05:50:00Z">
              <w:r w:rsidDel="00FF0B1C">
                <w:rPr>
                  <w:color w:val="222222"/>
                  <w:sz w:val="15"/>
                  <w:szCs w:val="15"/>
                </w:rPr>
                <w:delText>Market Definitions and Methodology (title per document)</w:delText>
              </w:r>
            </w:del>
          </w:p>
        </w:tc>
        <w:tc>
          <w:tcPr>
            <w:tcW w:w="1072" w:type="dxa"/>
            <w:shd w:val="clear" w:color="auto" w:fill="FBF8F7"/>
            <w:tcMar>
              <w:top w:w="40" w:type="dxa"/>
              <w:left w:w="80" w:type="dxa"/>
              <w:bottom w:w="40" w:type="dxa"/>
              <w:right w:w="80" w:type="dxa"/>
            </w:tcMar>
            <w:tcPrChange w:id="427" w:author="Sejal Kalra" w:date="2026-08-13T10:58:00Z" w16du:dateUtc="2026-08-13T05:28:00Z">
              <w:tcPr>
                <w:tcW w:w="1050" w:type="dxa"/>
                <w:shd w:val="clear" w:color="auto" w:fill="FBF8F7"/>
                <w:tcMar>
                  <w:top w:w="40" w:type="dxa"/>
                  <w:left w:w="80" w:type="dxa"/>
                  <w:bottom w:w="40" w:type="dxa"/>
                  <w:right w:w="80" w:type="dxa"/>
                </w:tcMar>
              </w:tcPr>
            </w:tcPrChange>
          </w:tcPr>
          <w:p w14:paraId="7D412C40" w14:textId="2D4A1BB1" w:rsidR="00975CD5" w:rsidDel="00FF0B1C" w:rsidRDefault="00BD35BE">
            <w:pPr>
              <w:rPr>
                <w:del w:id="428" w:author="Sejal Kalra" w:date="2026-08-13T11:20:00Z" w16du:dateUtc="2026-08-13T05:50:00Z"/>
              </w:rPr>
            </w:pPr>
            <w:del w:id="429" w:author="Sejal Kalra" w:date="2026-08-13T11:20:00Z" w16du:dateUtc="2026-08-13T05:50:00Z">
              <w:r w:rsidDel="00FF0B1C">
                <w:rPr>
                  <w:color w:val="222222"/>
                  <w:sz w:val="15"/>
                  <w:szCs w:val="15"/>
                </w:rPr>
                <w:delText>G00717205</w:delText>
              </w:r>
            </w:del>
          </w:p>
        </w:tc>
        <w:tc>
          <w:tcPr>
            <w:tcW w:w="1851" w:type="dxa"/>
            <w:shd w:val="clear" w:color="auto" w:fill="FBF8F7"/>
            <w:tcMar>
              <w:top w:w="40" w:type="dxa"/>
              <w:left w:w="80" w:type="dxa"/>
              <w:bottom w:w="40" w:type="dxa"/>
              <w:right w:w="80" w:type="dxa"/>
            </w:tcMar>
            <w:tcPrChange w:id="430" w:author="Sejal Kalra" w:date="2026-08-13T10:58:00Z" w16du:dateUtc="2026-08-13T05:28:00Z">
              <w:tcPr>
                <w:tcW w:w="1250" w:type="dxa"/>
                <w:shd w:val="clear" w:color="auto" w:fill="FBF8F7"/>
                <w:tcMar>
                  <w:top w:w="40" w:type="dxa"/>
                  <w:left w:w="80" w:type="dxa"/>
                  <w:bottom w:w="40" w:type="dxa"/>
                  <w:right w:w="80" w:type="dxa"/>
                </w:tcMar>
              </w:tcPr>
            </w:tcPrChange>
          </w:tcPr>
          <w:p w14:paraId="484B8418" w14:textId="39AD3609" w:rsidR="00975CD5" w:rsidDel="00FF0B1C" w:rsidRDefault="00BD35BE">
            <w:pPr>
              <w:rPr>
                <w:del w:id="431" w:author="Sejal Kalra" w:date="2026-08-13T11:20:00Z" w16du:dateUtc="2026-08-13T05:50:00Z"/>
              </w:rPr>
            </w:pPr>
            <w:del w:id="432" w:author="Sejal Kalra" w:date="2026-08-13T11:20:00Z" w16du:dateUtc="2026-08-13T05:50:00Z">
              <w:r w:rsidDel="00FF0B1C">
                <w:rPr>
                  <w:color w:val="222222"/>
                  <w:sz w:val="15"/>
                  <w:szCs w:val="15"/>
                </w:rPr>
                <w:delText>29 June 2020</w:delText>
              </w:r>
            </w:del>
          </w:p>
        </w:tc>
        <w:tc>
          <w:tcPr>
            <w:tcW w:w="3235" w:type="dxa"/>
            <w:shd w:val="clear" w:color="auto" w:fill="FBF8F7"/>
            <w:tcMar>
              <w:top w:w="40" w:type="dxa"/>
              <w:left w:w="80" w:type="dxa"/>
              <w:bottom w:w="40" w:type="dxa"/>
              <w:right w:w="80" w:type="dxa"/>
            </w:tcMar>
            <w:tcPrChange w:id="433" w:author="Sejal Kalra" w:date="2026-08-13T10:58:00Z" w16du:dateUtc="2026-08-13T05:28:00Z">
              <w:tcPr>
                <w:tcW w:w="3600" w:type="dxa"/>
                <w:shd w:val="clear" w:color="auto" w:fill="FBF8F7"/>
                <w:tcMar>
                  <w:top w:w="40" w:type="dxa"/>
                  <w:left w:w="80" w:type="dxa"/>
                  <w:bottom w:w="40" w:type="dxa"/>
                  <w:right w:w="80" w:type="dxa"/>
                </w:tcMar>
              </w:tcPr>
            </w:tcPrChange>
          </w:tcPr>
          <w:p w14:paraId="1417557A" w14:textId="7FC58409" w:rsidR="00975CD5" w:rsidDel="00FF0B1C" w:rsidRDefault="00BD35BE">
            <w:pPr>
              <w:rPr>
                <w:del w:id="434" w:author="Sejal Kalra" w:date="2026-08-13T11:20:00Z" w16du:dateUtc="2026-08-13T05:50:00Z"/>
              </w:rPr>
            </w:pPr>
            <w:del w:id="435" w:author="Sejal Kalra" w:date="2026-08-13T11:20:00Z" w16du:dateUtc="2026-08-13T05:50:00Z">
              <w:r w:rsidDel="00FF0B1C">
                <w:rPr>
                  <w:color w:val="222222"/>
                  <w:sz w:val="15"/>
                  <w:szCs w:val="15"/>
                </w:rPr>
                <w:delText>Kiyomi Yamada, Daniel Bowers, Adrian O'Connell, Martin Reynolds Initiatives: Technology Market Essentials</w:delText>
              </w:r>
            </w:del>
          </w:p>
        </w:tc>
      </w:tr>
      <w:tr w:rsidR="00975CD5" w:rsidDel="00FF0B1C" w14:paraId="434018FF" w14:textId="6F35E302" w:rsidTr="00C9601F">
        <w:tblPrEx>
          <w:tblCellMar>
            <w:top w:w="0" w:type="dxa"/>
            <w:bottom w:w="0" w:type="dxa"/>
          </w:tblCellMar>
          <w:tblPrExChange w:id="436" w:author="Sejal Kalra" w:date="2026-08-13T10:58:00Z" w16du:dateUtc="2026-08-13T05:28:00Z">
            <w:tblPrEx>
              <w:tblCellMar>
                <w:top w:w="0" w:type="dxa"/>
                <w:bottom w:w="0" w:type="dxa"/>
              </w:tblCellMar>
            </w:tblPrEx>
          </w:tblPrExChange>
        </w:tblPrEx>
        <w:trPr>
          <w:del w:id="437" w:author="Sejal Kalra" w:date="2026-08-13T11:20:00Z" w16du:dateUtc="2026-08-13T05:50:00Z"/>
        </w:trPr>
        <w:tc>
          <w:tcPr>
            <w:tcW w:w="2842" w:type="dxa"/>
            <w:tcMar>
              <w:top w:w="40" w:type="dxa"/>
              <w:left w:w="80" w:type="dxa"/>
              <w:bottom w:w="40" w:type="dxa"/>
              <w:right w:w="80" w:type="dxa"/>
            </w:tcMar>
            <w:tcPrChange w:id="438" w:author="Sejal Kalra" w:date="2026-08-13T10:58:00Z" w16du:dateUtc="2026-08-13T05:28:00Z">
              <w:tcPr>
                <w:tcW w:w="3100" w:type="dxa"/>
                <w:tcMar>
                  <w:top w:w="40" w:type="dxa"/>
                  <w:left w:w="80" w:type="dxa"/>
                  <w:bottom w:w="40" w:type="dxa"/>
                  <w:right w:w="80" w:type="dxa"/>
                </w:tcMar>
              </w:tcPr>
            </w:tcPrChange>
          </w:tcPr>
          <w:p w14:paraId="7BE65714" w14:textId="5C329416" w:rsidR="00975CD5" w:rsidDel="00FF0B1C" w:rsidRDefault="00BD35BE">
            <w:pPr>
              <w:rPr>
                <w:del w:id="439" w:author="Sejal Kalra" w:date="2026-08-13T11:20:00Z" w16du:dateUtc="2026-08-13T05:50:00Z"/>
              </w:rPr>
            </w:pPr>
            <w:del w:id="440" w:author="Sejal Kalra" w:date="2026-08-13T11:20:00Z" w16du:dateUtc="2026-08-13T05:50:00Z">
              <w:r w:rsidDel="00FF0B1C">
                <w:rPr>
                  <w:color w:val="222222"/>
                  <w:sz w:val="15"/>
                  <w:szCs w:val="15"/>
                </w:rPr>
                <w:delText>Market Definitions and Methodology (title per document)</w:delText>
              </w:r>
            </w:del>
          </w:p>
        </w:tc>
        <w:tc>
          <w:tcPr>
            <w:tcW w:w="1072" w:type="dxa"/>
            <w:tcMar>
              <w:top w:w="40" w:type="dxa"/>
              <w:left w:w="80" w:type="dxa"/>
              <w:bottom w:w="40" w:type="dxa"/>
              <w:right w:w="80" w:type="dxa"/>
            </w:tcMar>
            <w:tcPrChange w:id="441" w:author="Sejal Kalra" w:date="2026-08-13T10:58:00Z" w16du:dateUtc="2026-08-13T05:28:00Z">
              <w:tcPr>
                <w:tcW w:w="1050" w:type="dxa"/>
                <w:tcMar>
                  <w:top w:w="40" w:type="dxa"/>
                  <w:left w:w="80" w:type="dxa"/>
                  <w:bottom w:w="40" w:type="dxa"/>
                  <w:right w:w="80" w:type="dxa"/>
                </w:tcMar>
              </w:tcPr>
            </w:tcPrChange>
          </w:tcPr>
          <w:p w14:paraId="4EA78629" w14:textId="7F2E8345" w:rsidR="00975CD5" w:rsidDel="00FF0B1C" w:rsidRDefault="00BD35BE">
            <w:pPr>
              <w:rPr>
                <w:del w:id="442" w:author="Sejal Kalra" w:date="2026-08-13T11:20:00Z" w16du:dateUtc="2026-08-13T05:50:00Z"/>
              </w:rPr>
            </w:pPr>
            <w:del w:id="443" w:author="Sejal Kalra" w:date="2026-08-13T11:20:00Z" w16du:dateUtc="2026-08-13T05:50:00Z">
              <w:r w:rsidDel="00FF0B1C">
                <w:rPr>
                  <w:color w:val="222222"/>
                  <w:sz w:val="15"/>
                  <w:szCs w:val="15"/>
                </w:rPr>
                <w:delText>G00743141</w:delText>
              </w:r>
            </w:del>
          </w:p>
        </w:tc>
        <w:tc>
          <w:tcPr>
            <w:tcW w:w="1851" w:type="dxa"/>
            <w:tcMar>
              <w:top w:w="40" w:type="dxa"/>
              <w:left w:w="80" w:type="dxa"/>
              <w:bottom w:w="40" w:type="dxa"/>
              <w:right w:w="80" w:type="dxa"/>
            </w:tcMar>
            <w:tcPrChange w:id="444" w:author="Sejal Kalra" w:date="2026-08-13T10:58:00Z" w16du:dateUtc="2026-08-13T05:28:00Z">
              <w:tcPr>
                <w:tcW w:w="1250" w:type="dxa"/>
                <w:tcMar>
                  <w:top w:w="40" w:type="dxa"/>
                  <w:left w:w="80" w:type="dxa"/>
                  <w:bottom w:w="40" w:type="dxa"/>
                  <w:right w:w="80" w:type="dxa"/>
                </w:tcMar>
              </w:tcPr>
            </w:tcPrChange>
          </w:tcPr>
          <w:p w14:paraId="0BD2C251" w14:textId="5564C518" w:rsidR="00975CD5" w:rsidDel="00FF0B1C" w:rsidRDefault="00BD35BE">
            <w:pPr>
              <w:rPr>
                <w:del w:id="445" w:author="Sejal Kalra" w:date="2026-08-13T11:20:00Z" w16du:dateUtc="2026-08-13T05:50:00Z"/>
              </w:rPr>
            </w:pPr>
            <w:del w:id="446" w:author="Sejal Kalra" w:date="2026-08-13T11:20:00Z" w16du:dateUtc="2026-08-13T05:50:00Z">
              <w:r w:rsidDel="00FF0B1C">
                <w:rPr>
                  <w:color w:val="222222"/>
                  <w:sz w:val="15"/>
                  <w:szCs w:val="15"/>
                </w:rPr>
                <w:delText>17 June 2021</w:delText>
              </w:r>
            </w:del>
          </w:p>
        </w:tc>
        <w:tc>
          <w:tcPr>
            <w:tcW w:w="3235" w:type="dxa"/>
            <w:tcMar>
              <w:top w:w="40" w:type="dxa"/>
              <w:left w:w="80" w:type="dxa"/>
              <w:bottom w:w="40" w:type="dxa"/>
              <w:right w:w="80" w:type="dxa"/>
            </w:tcMar>
            <w:tcPrChange w:id="447" w:author="Sejal Kalra" w:date="2026-08-13T10:58:00Z" w16du:dateUtc="2026-08-13T05:28:00Z">
              <w:tcPr>
                <w:tcW w:w="3600" w:type="dxa"/>
                <w:tcMar>
                  <w:top w:w="40" w:type="dxa"/>
                  <w:left w:w="80" w:type="dxa"/>
                  <w:bottom w:w="40" w:type="dxa"/>
                  <w:right w:w="80" w:type="dxa"/>
                </w:tcMar>
              </w:tcPr>
            </w:tcPrChange>
          </w:tcPr>
          <w:p w14:paraId="2F7554B9" w14:textId="4D6678D2" w:rsidR="00975CD5" w:rsidDel="00FF0B1C" w:rsidRDefault="00BD35BE">
            <w:pPr>
              <w:rPr>
                <w:del w:id="448" w:author="Sejal Kalra" w:date="2026-08-13T11:20:00Z" w16du:dateUtc="2026-08-13T05:50:00Z"/>
              </w:rPr>
            </w:pPr>
            <w:del w:id="449" w:author="Sejal Kalra" w:date="2026-08-13T11:20:00Z" w16du:dateUtc="2026-08-13T05:50:00Z">
              <w:r w:rsidDel="00FF0B1C">
                <w:rPr>
                  <w:color w:val="222222"/>
                  <w:sz w:val="15"/>
                  <w:szCs w:val="15"/>
                </w:rPr>
                <w:delText>Kiyomi Yamada, Martin Reynolds, Adrian O'Connell Initiatives: Technology Market Essentials</w:delText>
              </w:r>
            </w:del>
          </w:p>
        </w:tc>
      </w:tr>
      <w:tr w:rsidR="00975CD5" w:rsidDel="00FF0B1C" w14:paraId="4128E6AF" w14:textId="38DA8222" w:rsidTr="00C9601F">
        <w:tblPrEx>
          <w:tblCellMar>
            <w:top w:w="0" w:type="dxa"/>
            <w:bottom w:w="0" w:type="dxa"/>
          </w:tblCellMar>
          <w:tblPrExChange w:id="450" w:author="Sejal Kalra" w:date="2026-08-13T10:58:00Z" w16du:dateUtc="2026-08-13T05:28:00Z">
            <w:tblPrEx>
              <w:tblCellMar>
                <w:top w:w="0" w:type="dxa"/>
                <w:bottom w:w="0" w:type="dxa"/>
              </w:tblCellMar>
            </w:tblPrEx>
          </w:tblPrExChange>
        </w:tblPrEx>
        <w:trPr>
          <w:del w:id="451" w:author="Sejal Kalra" w:date="2026-08-13T11:20:00Z" w16du:dateUtc="2026-08-13T05:50:00Z"/>
        </w:trPr>
        <w:tc>
          <w:tcPr>
            <w:tcW w:w="2842" w:type="dxa"/>
            <w:shd w:val="clear" w:color="auto" w:fill="FBF8F7"/>
            <w:tcMar>
              <w:top w:w="40" w:type="dxa"/>
              <w:left w:w="80" w:type="dxa"/>
              <w:bottom w:w="40" w:type="dxa"/>
              <w:right w:w="80" w:type="dxa"/>
            </w:tcMar>
            <w:tcPrChange w:id="452" w:author="Sejal Kalra" w:date="2026-08-13T10:58:00Z" w16du:dateUtc="2026-08-13T05:28:00Z">
              <w:tcPr>
                <w:tcW w:w="3100" w:type="dxa"/>
                <w:shd w:val="clear" w:color="auto" w:fill="FBF8F7"/>
                <w:tcMar>
                  <w:top w:w="40" w:type="dxa"/>
                  <w:left w:w="80" w:type="dxa"/>
                  <w:bottom w:w="40" w:type="dxa"/>
                  <w:right w:w="80" w:type="dxa"/>
                </w:tcMar>
              </w:tcPr>
            </w:tcPrChange>
          </w:tcPr>
          <w:p w14:paraId="0D0BB5AC" w14:textId="5C81723F" w:rsidR="00975CD5" w:rsidDel="00FF0B1C" w:rsidRDefault="00BD35BE">
            <w:pPr>
              <w:rPr>
                <w:del w:id="453" w:author="Sejal Kalra" w:date="2026-08-13T11:20:00Z" w16du:dateUtc="2026-08-13T05:50:00Z"/>
              </w:rPr>
            </w:pPr>
            <w:del w:id="454" w:author="Sejal Kalra" w:date="2026-08-13T11:20:00Z" w16du:dateUtc="2026-08-13T05:50:00Z">
              <w:r w:rsidDel="00FF0B1C">
                <w:rPr>
                  <w:color w:val="222222"/>
                  <w:sz w:val="15"/>
                  <w:szCs w:val="15"/>
                </w:rPr>
                <w:delText>Market Definitions and Methodology: Servers ARCHIVED</w:delText>
              </w:r>
            </w:del>
          </w:p>
        </w:tc>
        <w:tc>
          <w:tcPr>
            <w:tcW w:w="1072" w:type="dxa"/>
            <w:shd w:val="clear" w:color="auto" w:fill="FBF8F7"/>
            <w:tcMar>
              <w:top w:w="40" w:type="dxa"/>
              <w:left w:w="80" w:type="dxa"/>
              <w:bottom w:w="40" w:type="dxa"/>
              <w:right w:w="80" w:type="dxa"/>
            </w:tcMar>
            <w:tcPrChange w:id="455" w:author="Sejal Kalra" w:date="2026-08-13T10:58:00Z" w16du:dateUtc="2026-08-13T05:28:00Z">
              <w:tcPr>
                <w:tcW w:w="1050" w:type="dxa"/>
                <w:shd w:val="clear" w:color="auto" w:fill="FBF8F7"/>
                <w:tcMar>
                  <w:top w:w="40" w:type="dxa"/>
                  <w:left w:w="80" w:type="dxa"/>
                  <w:bottom w:w="40" w:type="dxa"/>
                  <w:right w:w="80" w:type="dxa"/>
                </w:tcMar>
              </w:tcPr>
            </w:tcPrChange>
          </w:tcPr>
          <w:p w14:paraId="15454275" w14:textId="01C243F2" w:rsidR="00975CD5" w:rsidDel="00FF0B1C" w:rsidRDefault="00BD35BE">
            <w:pPr>
              <w:rPr>
                <w:del w:id="456" w:author="Sejal Kalra" w:date="2026-08-13T11:20:00Z" w16du:dateUtc="2026-08-13T05:50:00Z"/>
              </w:rPr>
            </w:pPr>
            <w:del w:id="457" w:author="Sejal Kalra" w:date="2026-08-13T11:20:00Z" w16du:dateUtc="2026-08-13T05:50:00Z">
              <w:r w:rsidDel="00FF0B1C">
                <w:rPr>
                  <w:color w:val="222222"/>
                  <w:sz w:val="15"/>
                  <w:szCs w:val="15"/>
                </w:rPr>
                <w:delText>G00794011</w:delText>
              </w:r>
            </w:del>
          </w:p>
        </w:tc>
        <w:tc>
          <w:tcPr>
            <w:tcW w:w="1851" w:type="dxa"/>
            <w:shd w:val="clear" w:color="auto" w:fill="FBF8F7"/>
            <w:tcMar>
              <w:top w:w="40" w:type="dxa"/>
              <w:left w:w="80" w:type="dxa"/>
              <w:bottom w:w="40" w:type="dxa"/>
              <w:right w:w="80" w:type="dxa"/>
            </w:tcMar>
            <w:tcPrChange w:id="458" w:author="Sejal Kalra" w:date="2026-08-13T10:58:00Z" w16du:dateUtc="2026-08-13T05:28:00Z">
              <w:tcPr>
                <w:tcW w:w="1250" w:type="dxa"/>
                <w:shd w:val="clear" w:color="auto" w:fill="FBF8F7"/>
                <w:tcMar>
                  <w:top w:w="40" w:type="dxa"/>
                  <w:left w:w="80" w:type="dxa"/>
                  <w:bottom w:w="40" w:type="dxa"/>
                  <w:right w:w="80" w:type="dxa"/>
                </w:tcMar>
              </w:tcPr>
            </w:tcPrChange>
          </w:tcPr>
          <w:p w14:paraId="1D13341C" w14:textId="14B53A03" w:rsidR="00975CD5" w:rsidDel="00FF0B1C" w:rsidRDefault="00975CD5">
            <w:pPr>
              <w:rPr>
                <w:del w:id="459" w:author="Sejal Kalra" w:date="2026-08-13T11:20:00Z" w16du:dateUtc="2026-08-13T05:50:00Z"/>
              </w:rPr>
            </w:pPr>
          </w:p>
        </w:tc>
        <w:tc>
          <w:tcPr>
            <w:tcW w:w="3235" w:type="dxa"/>
            <w:shd w:val="clear" w:color="auto" w:fill="FBF8F7"/>
            <w:tcMar>
              <w:top w:w="40" w:type="dxa"/>
              <w:left w:w="80" w:type="dxa"/>
              <w:bottom w:w="40" w:type="dxa"/>
              <w:right w:w="80" w:type="dxa"/>
            </w:tcMar>
            <w:tcPrChange w:id="460" w:author="Sejal Kalra" w:date="2026-08-13T10:58:00Z" w16du:dateUtc="2026-08-13T05:28:00Z">
              <w:tcPr>
                <w:tcW w:w="3600" w:type="dxa"/>
                <w:shd w:val="clear" w:color="auto" w:fill="FBF8F7"/>
                <w:tcMar>
                  <w:top w:w="40" w:type="dxa"/>
                  <w:left w:w="80" w:type="dxa"/>
                  <w:bottom w:w="40" w:type="dxa"/>
                  <w:right w:w="80" w:type="dxa"/>
                </w:tcMar>
              </w:tcPr>
            </w:tcPrChange>
          </w:tcPr>
          <w:p w14:paraId="04C2D318" w14:textId="077F472F" w:rsidR="00975CD5" w:rsidDel="00FF0B1C" w:rsidRDefault="00975CD5">
            <w:pPr>
              <w:rPr>
                <w:del w:id="461" w:author="Sejal Kalra" w:date="2026-08-13T11:20:00Z" w16du:dateUtc="2026-08-13T05:50:00Z"/>
              </w:rPr>
            </w:pPr>
          </w:p>
        </w:tc>
      </w:tr>
      <w:tr w:rsidR="00975CD5" w:rsidDel="00FF0B1C" w14:paraId="06242CEC" w14:textId="48C01996" w:rsidTr="00C9601F">
        <w:tblPrEx>
          <w:tblCellMar>
            <w:top w:w="0" w:type="dxa"/>
            <w:bottom w:w="0" w:type="dxa"/>
          </w:tblCellMar>
          <w:tblPrExChange w:id="462" w:author="Sejal Kalra" w:date="2026-08-13T10:58:00Z" w16du:dateUtc="2026-08-13T05:28:00Z">
            <w:tblPrEx>
              <w:tblCellMar>
                <w:top w:w="0" w:type="dxa"/>
                <w:bottom w:w="0" w:type="dxa"/>
              </w:tblCellMar>
            </w:tblPrEx>
          </w:tblPrExChange>
        </w:tblPrEx>
        <w:trPr>
          <w:del w:id="463" w:author="Sejal Kalra" w:date="2026-08-13T11:20:00Z" w16du:dateUtc="2026-08-13T05:50:00Z"/>
        </w:trPr>
        <w:tc>
          <w:tcPr>
            <w:tcW w:w="2842" w:type="dxa"/>
            <w:tcMar>
              <w:top w:w="40" w:type="dxa"/>
              <w:left w:w="80" w:type="dxa"/>
              <w:bottom w:w="40" w:type="dxa"/>
              <w:right w:w="80" w:type="dxa"/>
            </w:tcMar>
            <w:tcPrChange w:id="464" w:author="Sejal Kalra" w:date="2026-08-13T10:58:00Z" w16du:dateUtc="2026-08-13T05:28:00Z">
              <w:tcPr>
                <w:tcW w:w="3100" w:type="dxa"/>
                <w:tcMar>
                  <w:top w:w="40" w:type="dxa"/>
                  <w:left w:w="80" w:type="dxa"/>
                  <w:bottom w:w="40" w:type="dxa"/>
                  <w:right w:w="80" w:type="dxa"/>
                </w:tcMar>
              </w:tcPr>
            </w:tcPrChange>
          </w:tcPr>
          <w:p w14:paraId="59268C6F" w14:textId="0CEFB269" w:rsidR="00975CD5" w:rsidDel="00FF0B1C" w:rsidRDefault="00BD35BE">
            <w:pPr>
              <w:rPr>
                <w:del w:id="465" w:author="Sejal Kalra" w:date="2026-08-13T11:20:00Z" w16du:dateUtc="2026-08-13T05:50:00Z"/>
              </w:rPr>
            </w:pPr>
            <w:del w:id="466" w:author="Sejal Kalra" w:date="2026-08-13T11:20:00Z" w16du:dateUtc="2026-08-13T05:50:00Z">
              <w:r w:rsidDel="00FF0B1C">
                <w:rPr>
                  <w:color w:val="222222"/>
                  <w:sz w:val="15"/>
                  <w:szCs w:val="15"/>
                </w:rPr>
                <w:delText>Market Definitions and Methodology: Servers ARCHIVED</w:delText>
              </w:r>
            </w:del>
          </w:p>
        </w:tc>
        <w:tc>
          <w:tcPr>
            <w:tcW w:w="1072" w:type="dxa"/>
            <w:tcMar>
              <w:top w:w="40" w:type="dxa"/>
              <w:left w:w="80" w:type="dxa"/>
              <w:bottom w:w="40" w:type="dxa"/>
              <w:right w:w="80" w:type="dxa"/>
            </w:tcMar>
            <w:tcPrChange w:id="467" w:author="Sejal Kalra" w:date="2026-08-13T10:58:00Z" w16du:dateUtc="2026-08-13T05:28:00Z">
              <w:tcPr>
                <w:tcW w:w="1050" w:type="dxa"/>
                <w:tcMar>
                  <w:top w:w="40" w:type="dxa"/>
                  <w:left w:w="80" w:type="dxa"/>
                  <w:bottom w:w="40" w:type="dxa"/>
                  <w:right w:w="80" w:type="dxa"/>
                </w:tcMar>
              </w:tcPr>
            </w:tcPrChange>
          </w:tcPr>
          <w:p w14:paraId="36E65564" w14:textId="18030C49" w:rsidR="00975CD5" w:rsidDel="00FF0B1C" w:rsidRDefault="00BD35BE">
            <w:pPr>
              <w:rPr>
                <w:del w:id="468" w:author="Sejal Kalra" w:date="2026-08-13T11:20:00Z" w16du:dateUtc="2026-08-13T05:50:00Z"/>
              </w:rPr>
            </w:pPr>
            <w:del w:id="469" w:author="Sejal Kalra" w:date="2026-08-13T11:20:00Z" w16du:dateUtc="2026-08-13T05:50:00Z">
              <w:r w:rsidDel="00FF0B1C">
                <w:rPr>
                  <w:color w:val="222222"/>
                  <w:sz w:val="15"/>
                  <w:szCs w:val="15"/>
                </w:rPr>
                <w:delText>G00812251</w:delText>
              </w:r>
            </w:del>
          </w:p>
        </w:tc>
        <w:tc>
          <w:tcPr>
            <w:tcW w:w="1851" w:type="dxa"/>
            <w:tcMar>
              <w:top w:w="40" w:type="dxa"/>
              <w:left w:w="80" w:type="dxa"/>
              <w:bottom w:w="40" w:type="dxa"/>
              <w:right w:w="80" w:type="dxa"/>
            </w:tcMar>
            <w:tcPrChange w:id="470" w:author="Sejal Kalra" w:date="2026-08-13T10:58:00Z" w16du:dateUtc="2026-08-13T05:28:00Z">
              <w:tcPr>
                <w:tcW w:w="1250" w:type="dxa"/>
                <w:tcMar>
                  <w:top w:w="40" w:type="dxa"/>
                  <w:left w:w="80" w:type="dxa"/>
                  <w:bottom w:w="40" w:type="dxa"/>
                  <w:right w:w="80" w:type="dxa"/>
                </w:tcMar>
              </w:tcPr>
            </w:tcPrChange>
          </w:tcPr>
          <w:p w14:paraId="3D66B9B7" w14:textId="47FAF8CD" w:rsidR="00975CD5" w:rsidDel="00FF0B1C" w:rsidRDefault="00975CD5">
            <w:pPr>
              <w:rPr>
                <w:del w:id="471" w:author="Sejal Kalra" w:date="2026-08-13T11:20:00Z" w16du:dateUtc="2026-08-13T05:50:00Z"/>
              </w:rPr>
            </w:pPr>
          </w:p>
        </w:tc>
        <w:tc>
          <w:tcPr>
            <w:tcW w:w="3235" w:type="dxa"/>
            <w:tcMar>
              <w:top w:w="40" w:type="dxa"/>
              <w:left w:w="80" w:type="dxa"/>
              <w:bottom w:w="40" w:type="dxa"/>
              <w:right w:w="80" w:type="dxa"/>
            </w:tcMar>
            <w:tcPrChange w:id="472" w:author="Sejal Kalra" w:date="2026-08-13T10:58:00Z" w16du:dateUtc="2026-08-13T05:28:00Z">
              <w:tcPr>
                <w:tcW w:w="3600" w:type="dxa"/>
                <w:tcMar>
                  <w:top w:w="40" w:type="dxa"/>
                  <w:left w:w="80" w:type="dxa"/>
                  <w:bottom w:w="40" w:type="dxa"/>
                  <w:right w:w="80" w:type="dxa"/>
                </w:tcMar>
              </w:tcPr>
            </w:tcPrChange>
          </w:tcPr>
          <w:p w14:paraId="28EF79E6" w14:textId="0227B7BA" w:rsidR="00975CD5" w:rsidDel="00FF0B1C" w:rsidRDefault="00975CD5">
            <w:pPr>
              <w:rPr>
                <w:del w:id="473" w:author="Sejal Kalra" w:date="2026-08-13T11:20:00Z" w16du:dateUtc="2026-08-13T05:50:00Z"/>
              </w:rPr>
            </w:pPr>
          </w:p>
        </w:tc>
      </w:tr>
      <w:tr w:rsidR="00975CD5" w:rsidDel="00FF0B1C" w14:paraId="06787053" w14:textId="021A2AB3" w:rsidTr="00C9601F">
        <w:tblPrEx>
          <w:tblCellMar>
            <w:top w:w="0" w:type="dxa"/>
            <w:bottom w:w="0" w:type="dxa"/>
          </w:tblCellMar>
          <w:tblPrExChange w:id="474" w:author="Sejal Kalra" w:date="2026-08-13T10:58:00Z" w16du:dateUtc="2026-08-13T05:28:00Z">
            <w:tblPrEx>
              <w:tblCellMar>
                <w:top w:w="0" w:type="dxa"/>
                <w:bottom w:w="0" w:type="dxa"/>
              </w:tblCellMar>
            </w:tblPrEx>
          </w:tblPrExChange>
        </w:tblPrEx>
        <w:trPr>
          <w:del w:id="475" w:author="Sejal Kalra" w:date="2026-08-13T11:20:00Z" w16du:dateUtc="2026-08-13T05:50:00Z"/>
        </w:trPr>
        <w:tc>
          <w:tcPr>
            <w:tcW w:w="2842" w:type="dxa"/>
            <w:shd w:val="clear" w:color="auto" w:fill="FBF8F7"/>
            <w:tcMar>
              <w:top w:w="40" w:type="dxa"/>
              <w:left w:w="80" w:type="dxa"/>
              <w:bottom w:w="40" w:type="dxa"/>
              <w:right w:w="80" w:type="dxa"/>
            </w:tcMar>
            <w:tcPrChange w:id="476" w:author="Sejal Kalra" w:date="2026-08-13T10:58:00Z" w16du:dateUtc="2026-08-13T05:28:00Z">
              <w:tcPr>
                <w:tcW w:w="3100" w:type="dxa"/>
                <w:shd w:val="clear" w:color="auto" w:fill="FBF8F7"/>
                <w:tcMar>
                  <w:top w:w="40" w:type="dxa"/>
                  <w:left w:w="80" w:type="dxa"/>
                  <w:bottom w:w="40" w:type="dxa"/>
                  <w:right w:w="80" w:type="dxa"/>
                </w:tcMar>
              </w:tcPr>
            </w:tcPrChange>
          </w:tcPr>
          <w:p w14:paraId="34DC0E56" w14:textId="4C4E3A76" w:rsidR="00975CD5" w:rsidDel="00FF0B1C" w:rsidRDefault="00BD35BE">
            <w:pPr>
              <w:rPr>
                <w:del w:id="477" w:author="Sejal Kalra" w:date="2026-08-13T11:20:00Z" w16du:dateUtc="2026-08-13T05:50:00Z"/>
              </w:rPr>
            </w:pPr>
            <w:del w:id="478" w:author="Sejal Kalra" w:date="2026-08-13T11:20:00Z" w16du:dateUtc="2026-08-13T05:50:00Z">
              <w:r w:rsidDel="00FF0B1C">
                <w:rPr>
                  <w:color w:val="222222"/>
                  <w:sz w:val="15"/>
                  <w:szCs w:val="15"/>
                </w:rPr>
                <w:delText>Market Definitions and Methodology: Servers ARCHIVED</w:delText>
              </w:r>
            </w:del>
          </w:p>
        </w:tc>
        <w:tc>
          <w:tcPr>
            <w:tcW w:w="1072" w:type="dxa"/>
            <w:shd w:val="clear" w:color="auto" w:fill="FBF8F7"/>
            <w:tcMar>
              <w:top w:w="40" w:type="dxa"/>
              <w:left w:w="80" w:type="dxa"/>
              <w:bottom w:w="40" w:type="dxa"/>
              <w:right w:w="80" w:type="dxa"/>
            </w:tcMar>
            <w:tcPrChange w:id="479" w:author="Sejal Kalra" w:date="2026-08-13T10:58:00Z" w16du:dateUtc="2026-08-13T05:28:00Z">
              <w:tcPr>
                <w:tcW w:w="1050" w:type="dxa"/>
                <w:shd w:val="clear" w:color="auto" w:fill="FBF8F7"/>
                <w:tcMar>
                  <w:top w:w="40" w:type="dxa"/>
                  <w:left w:w="80" w:type="dxa"/>
                  <w:bottom w:w="40" w:type="dxa"/>
                  <w:right w:w="80" w:type="dxa"/>
                </w:tcMar>
              </w:tcPr>
            </w:tcPrChange>
          </w:tcPr>
          <w:p w14:paraId="791EC059" w14:textId="6D7925C0" w:rsidR="00975CD5" w:rsidDel="00FF0B1C" w:rsidRDefault="00BD35BE">
            <w:pPr>
              <w:rPr>
                <w:del w:id="480" w:author="Sejal Kalra" w:date="2026-08-13T11:20:00Z" w16du:dateUtc="2026-08-13T05:50:00Z"/>
              </w:rPr>
            </w:pPr>
            <w:del w:id="481" w:author="Sejal Kalra" w:date="2026-08-13T11:20:00Z" w16du:dateUtc="2026-08-13T05:50:00Z">
              <w:r w:rsidDel="00FF0B1C">
                <w:rPr>
                  <w:color w:val="222222"/>
                  <w:sz w:val="15"/>
                  <w:szCs w:val="15"/>
                </w:rPr>
                <w:delText>G00831539</w:delText>
              </w:r>
            </w:del>
          </w:p>
        </w:tc>
        <w:tc>
          <w:tcPr>
            <w:tcW w:w="1851" w:type="dxa"/>
            <w:shd w:val="clear" w:color="auto" w:fill="FBF8F7"/>
            <w:tcMar>
              <w:top w:w="40" w:type="dxa"/>
              <w:left w:w="80" w:type="dxa"/>
              <w:bottom w:w="40" w:type="dxa"/>
              <w:right w:w="80" w:type="dxa"/>
            </w:tcMar>
            <w:tcPrChange w:id="482" w:author="Sejal Kalra" w:date="2026-08-13T10:58:00Z" w16du:dateUtc="2026-08-13T05:28:00Z">
              <w:tcPr>
                <w:tcW w:w="1250" w:type="dxa"/>
                <w:shd w:val="clear" w:color="auto" w:fill="FBF8F7"/>
                <w:tcMar>
                  <w:top w:w="40" w:type="dxa"/>
                  <w:left w:w="80" w:type="dxa"/>
                  <w:bottom w:w="40" w:type="dxa"/>
                  <w:right w:w="80" w:type="dxa"/>
                </w:tcMar>
              </w:tcPr>
            </w:tcPrChange>
          </w:tcPr>
          <w:p w14:paraId="2BC5FEA2" w14:textId="5BAA33F4" w:rsidR="00975CD5" w:rsidDel="00FF0B1C" w:rsidRDefault="00975CD5">
            <w:pPr>
              <w:rPr>
                <w:del w:id="483" w:author="Sejal Kalra" w:date="2026-08-13T11:20:00Z" w16du:dateUtc="2026-08-13T05:50:00Z"/>
              </w:rPr>
            </w:pPr>
          </w:p>
        </w:tc>
        <w:tc>
          <w:tcPr>
            <w:tcW w:w="3235" w:type="dxa"/>
            <w:shd w:val="clear" w:color="auto" w:fill="FBF8F7"/>
            <w:tcMar>
              <w:top w:w="40" w:type="dxa"/>
              <w:left w:w="80" w:type="dxa"/>
              <w:bottom w:w="40" w:type="dxa"/>
              <w:right w:w="80" w:type="dxa"/>
            </w:tcMar>
            <w:tcPrChange w:id="484" w:author="Sejal Kalra" w:date="2026-08-13T10:58:00Z" w16du:dateUtc="2026-08-13T05:28:00Z">
              <w:tcPr>
                <w:tcW w:w="3600" w:type="dxa"/>
                <w:shd w:val="clear" w:color="auto" w:fill="FBF8F7"/>
                <w:tcMar>
                  <w:top w:w="40" w:type="dxa"/>
                  <w:left w:w="80" w:type="dxa"/>
                  <w:bottom w:w="40" w:type="dxa"/>
                  <w:right w:w="80" w:type="dxa"/>
                </w:tcMar>
              </w:tcPr>
            </w:tcPrChange>
          </w:tcPr>
          <w:p w14:paraId="65C660B2" w14:textId="2B980590" w:rsidR="00975CD5" w:rsidDel="00FF0B1C" w:rsidRDefault="00975CD5">
            <w:pPr>
              <w:rPr>
                <w:del w:id="485" w:author="Sejal Kalra" w:date="2026-08-13T11:20:00Z" w16du:dateUtc="2026-08-13T05:50:00Z"/>
              </w:rPr>
            </w:pPr>
          </w:p>
        </w:tc>
      </w:tr>
      <w:tr w:rsidR="00975CD5" w:rsidDel="00FF0B1C" w14:paraId="3F1BD32D" w14:textId="6AF8714A" w:rsidTr="00C9601F">
        <w:tblPrEx>
          <w:tblCellMar>
            <w:top w:w="0" w:type="dxa"/>
            <w:bottom w:w="0" w:type="dxa"/>
          </w:tblCellMar>
          <w:tblPrExChange w:id="486" w:author="Sejal Kalra" w:date="2026-08-13T10:58:00Z" w16du:dateUtc="2026-08-13T05:28:00Z">
            <w:tblPrEx>
              <w:tblCellMar>
                <w:top w:w="0" w:type="dxa"/>
                <w:bottom w:w="0" w:type="dxa"/>
              </w:tblCellMar>
            </w:tblPrEx>
          </w:tblPrExChange>
        </w:tblPrEx>
        <w:trPr>
          <w:del w:id="487" w:author="Sejal Kalra" w:date="2026-08-13T11:20:00Z" w16du:dateUtc="2026-08-13T05:50:00Z"/>
        </w:trPr>
        <w:tc>
          <w:tcPr>
            <w:tcW w:w="2842" w:type="dxa"/>
            <w:tcMar>
              <w:top w:w="40" w:type="dxa"/>
              <w:left w:w="80" w:type="dxa"/>
              <w:bottom w:w="40" w:type="dxa"/>
              <w:right w:w="80" w:type="dxa"/>
            </w:tcMar>
            <w:tcPrChange w:id="488" w:author="Sejal Kalra" w:date="2026-08-13T10:58:00Z" w16du:dateUtc="2026-08-13T05:28:00Z">
              <w:tcPr>
                <w:tcW w:w="3100" w:type="dxa"/>
                <w:tcMar>
                  <w:top w:w="40" w:type="dxa"/>
                  <w:left w:w="80" w:type="dxa"/>
                  <w:bottom w:w="40" w:type="dxa"/>
                  <w:right w:w="80" w:type="dxa"/>
                </w:tcMar>
              </w:tcPr>
            </w:tcPrChange>
          </w:tcPr>
          <w:p w14:paraId="5579C398" w14:textId="25120159" w:rsidR="00975CD5" w:rsidDel="00FF0B1C" w:rsidRDefault="00BD35BE">
            <w:pPr>
              <w:rPr>
                <w:del w:id="489" w:author="Sejal Kalra" w:date="2026-08-13T11:20:00Z" w16du:dateUtc="2026-08-13T05:50:00Z"/>
              </w:rPr>
            </w:pPr>
            <w:del w:id="490" w:author="Sejal Kalra" w:date="2026-08-13T11:20:00Z" w16du:dateUtc="2026-08-13T05:50:00Z">
              <w:r w:rsidDel="00FF0B1C">
                <w:rPr>
                  <w:color w:val="222222"/>
                  <w:sz w:val="15"/>
                  <w:szCs w:val="15"/>
                </w:rPr>
                <w:delText>Market Definitions and Methodology (title per document)</w:delText>
              </w:r>
            </w:del>
          </w:p>
        </w:tc>
        <w:tc>
          <w:tcPr>
            <w:tcW w:w="1072" w:type="dxa"/>
            <w:tcMar>
              <w:top w:w="40" w:type="dxa"/>
              <w:left w:w="80" w:type="dxa"/>
              <w:bottom w:w="40" w:type="dxa"/>
              <w:right w:w="80" w:type="dxa"/>
            </w:tcMar>
            <w:tcPrChange w:id="491" w:author="Sejal Kalra" w:date="2026-08-13T10:58:00Z" w16du:dateUtc="2026-08-13T05:28:00Z">
              <w:tcPr>
                <w:tcW w:w="1050" w:type="dxa"/>
                <w:tcMar>
                  <w:top w:w="40" w:type="dxa"/>
                  <w:left w:w="80" w:type="dxa"/>
                  <w:bottom w:w="40" w:type="dxa"/>
                  <w:right w:w="80" w:type="dxa"/>
                </w:tcMar>
              </w:tcPr>
            </w:tcPrChange>
          </w:tcPr>
          <w:p w14:paraId="3B5174D6" w14:textId="79775B18" w:rsidR="00975CD5" w:rsidDel="00FF0B1C" w:rsidRDefault="00BD35BE">
            <w:pPr>
              <w:rPr>
                <w:del w:id="492" w:author="Sejal Kalra" w:date="2026-08-13T11:20:00Z" w16du:dateUtc="2026-08-13T05:50:00Z"/>
              </w:rPr>
            </w:pPr>
            <w:del w:id="493" w:author="Sejal Kalra" w:date="2026-08-13T11:20:00Z" w16du:dateUtc="2026-08-13T05:50:00Z">
              <w:r w:rsidDel="00FF0B1C">
                <w:rPr>
                  <w:color w:val="222222"/>
                  <w:sz w:val="15"/>
                  <w:szCs w:val="15"/>
                </w:rPr>
                <w:delText>G00206625</w:delText>
              </w:r>
            </w:del>
          </w:p>
        </w:tc>
        <w:tc>
          <w:tcPr>
            <w:tcW w:w="1851" w:type="dxa"/>
            <w:tcMar>
              <w:top w:w="40" w:type="dxa"/>
              <w:left w:w="80" w:type="dxa"/>
              <w:bottom w:w="40" w:type="dxa"/>
              <w:right w:w="80" w:type="dxa"/>
            </w:tcMar>
            <w:tcPrChange w:id="494" w:author="Sejal Kalra" w:date="2026-08-13T10:58:00Z" w16du:dateUtc="2026-08-13T05:28:00Z">
              <w:tcPr>
                <w:tcW w:w="1250" w:type="dxa"/>
                <w:tcMar>
                  <w:top w:w="40" w:type="dxa"/>
                  <w:left w:w="80" w:type="dxa"/>
                  <w:bottom w:w="40" w:type="dxa"/>
                  <w:right w:w="80" w:type="dxa"/>
                </w:tcMar>
              </w:tcPr>
            </w:tcPrChange>
          </w:tcPr>
          <w:p w14:paraId="3EFC0EAF" w14:textId="4A592723" w:rsidR="00975CD5" w:rsidDel="00FF0B1C" w:rsidRDefault="00BD35BE">
            <w:pPr>
              <w:rPr>
                <w:del w:id="495" w:author="Sejal Kalra" w:date="2026-08-13T11:20:00Z" w16du:dateUtc="2026-08-13T05:50:00Z"/>
              </w:rPr>
            </w:pPr>
            <w:del w:id="496" w:author="Sejal Kalra" w:date="2026-08-13T11:20:00Z" w16du:dateUtc="2026-08-13T05:50:00Z">
              <w:r w:rsidDel="00FF0B1C">
                <w:rPr>
                  <w:color w:val="222222"/>
                  <w:sz w:val="15"/>
                  <w:szCs w:val="15"/>
                </w:rPr>
                <w:delText>11 October 2010</w:delText>
              </w:r>
            </w:del>
          </w:p>
        </w:tc>
        <w:tc>
          <w:tcPr>
            <w:tcW w:w="3235" w:type="dxa"/>
            <w:tcMar>
              <w:top w:w="40" w:type="dxa"/>
              <w:left w:w="80" w:type="dxa"/>
              <w:bottom w:w="40" w:type="dxa"/>
              <w:right w:w="80" w:type="dxa"/>
            </w:tcMar>
            <w:tcPrChange w:id="497" w:author="Sejal Kalra" w:date="2026-08-13T10:58:00Z" w16du:dateUtc="2026-08-13T05:28:00Z">
              <w:tcPr>
                <w:tcW w:w="3600" w:type="dxa"/>
                <w:tcMar>
                  <w:top w:w="40" w:type="dxa"/>
                  <w:left w:w="80" w:type="dxa"/>
                  <w:bottom w:w="40" w:type="dxa"/>
                  <w:right w:w="80" w:type="dxa"/>
                </w:tcMar>
              </w:tcPr>
            </w:tcPrChange>
          </w:tcPr>
          <w:p w14:paraId="66CC1A5A" w14:textId="593F42F4" w:rsidR="00975CD5" w:rsidDel="00FF0B1C" w:rsidRDefault="00975CD5">
            <w:pPr>
              <w:rPr>
                <w:del w:id="498" w:author="Sejal Kalra" w:date="2026-08-13T11:20:00Z" w16du:dateUtc="2026-08-13T05:50:00Z"/>
              </w:rPr>
            </w:pPr>
          </w:p>
        </w:tc>
      </w:tr>
      <w:tr w:rsidR="00975CD5" w:rsidDel="00FF0B1C" w14:paraId="7030548C" w14:textId="5DEEFD5D" w:rsidTr="00C9601F">
        <w:tblPrEx>
          <w:tblCellMar>
            <w:top w:w="0" w:type="dxa"/>
            <w:bottom w:w="0" w:type="dxa"/>
          </w:tblCellMar>
          <w:tblPrExChange w:id="499" w:author="Sejal Kalra" w:date="2026-08-13T10:58:00Z" w16du:dateUtc="2026-08-13T05:28:00Z">
            <w:tblPrEx>
              <w:tblCellMar>
                <w:top w:w="0" w:type="dxa"/>
                <w:bottom w:w="0" w:type="dxa"/>
              </w:tblCellMar>
            </w:tblPrEx>
          </w:tblPrExChange>
        </w:tblPrEx>
        <w:trPr>
          <w:del w:id="500" w:author="Sejal Kalra" w:date="2026-08-13T11:20:00Z" w16du:dateUtc="2026-08-13T05:50:00Z"/>
        </w:trPr>
        <w:tc>
          <w:tcPr>
            <w:tcW w:w="2842" w:type="dxa"/>
            <w:shd w:val="clear" w:color="auto" w:fill="FBF8F7"/>
            <w:tcMar>
              <w:top w:w="40" w:type="dxa"/>
              <w:left w:w="80" w:type="dxa"/>
              <w:bottom w:w="40" w:type="dxa"/>
              <w:right w:w="80" w:type="dxa"/>
            </w:tcMar>
            <w:tcPrChange w:id="501" w:author="Sejal Kalra" w:date="2026-08-13T10:58:00Z" w16du:dateUtc="2026-08-13T05:28:00Z">
              <w:tcPr>
                <w:tcW w:w="3100" w:type="dxa"/>
                <w:shd w:val="clear" w:color="auto" w:fill="FBF8F7"/>
                <w:tcMar>
                  <w:top w:w="40" w:type="dxa"/>
                  <w:left w:w="80" w:type="dxa"/>
                  <w:bottom w:w="40" w:type="dxa"/>
                  <w:right w:w="80" w:type="dxa"/>
                </w:tcMar>
              </w:tcPr>
            </w:tcPrChange>
          </w:tcPr>
          <w:p w14:paraId="29812F14" w14:textId="3CD7FBD4" w:rsidR="00975CD5" w:rsidDel="00FF0B1C" w:rsidRDefault="00BD35BE">
            <w:pPr>
              <w:rPr>
                <w:del w:id="502" w:author="Sejal Kalra" w:date="2026-08-13T11:20:00Z" w16du:dateUtc="2026-08-13T05:50:00Z"/>
              </w:rPr>
            </w:pPr>
            <w:del w:id="503" w:author="Sejal Kalra" w:date="2026-08-13T11:20:00Z" w16du:dateUtc="2026-08-13T05:50:00Z">
              <w:r w:rsidDel="00FF0B1C">
                <w:rPr>
                  <w:color w:val="222222"/>
                  <w:sz w:val="15"/>
                  <w:szCs w:val="15"/>
                </w:rPr>
                <w:delText>Market Definitions and Methodology (title per document)</w:delText>
              </w:r>
            </w:del>
          </w:p>
        </w:tc>
        <w:tc>
          <w:tcPr>
            <w:tcW w:w="1072" w:type="dxa"/>
            <w:shd w:val="clear" w:color="auto" w:fill="FBF8F7"/>
            <w:tcMar>
              <w:top w:w="40" w:type="dxa"/>
              <w:left w:w="80" w:type="dxa"/>
              <w:bottom w:w="40" w:type="dxa"/>
              <w:right w:w="80" w:type="dxa"/>
            </w:tcMar>
            <w:tcPrChange w:id="504" w:author="Sejal Kalra" w:date="2026-08-13T10:58:00Z" w16du:dateUtc="2026-08-13T05:28:00Z">
              <w:tcPr>
                <w:tcW w:w="1050" w:type="dxa"/>
                <w:shd w:val="clear" w:color="auto" w:fill="FBF8F7"/>
                <w:tcMar>
                  <w:top w:w="40" w:type="dxa"/>
                  <w:left w:w="80" w:type="dxa"/>
                  <w:bottom w:w="40" w:type="dxa"/>
                  <w:right w:w="80" w:type="dxa"/>
                </w:tcMar>
              </w:tcPr>
            </w:tcPrChange>
          </w:tcPr>
          <w:p w14:paraId="5BF7E1EA" w14:textId="16221A1C" w:rsidR="00975CD5" w:rsidDel="00FF0B1C" w:rsidRDefault="00BD35BE">
            <w:pPr>
              <w:rPr>
                <w:del w:id="505" w:author="Sejal Kalra" w:date="2026-08-13T11:20:00Z" w16du:dateUtc="2026-08-13T05:50:00Z"/>
              </w:rPr>
            </w:pPr>
            <w:del w:id="506" w:author="Sejal Kalra" w:date="2026-08-13T11:20:00Z" w16du:dateUtc="2026-08-13T05:50:00Z">
              <w:r w:rsidDel="00FF0B1C">
                <w:rPr>
                  <w:color w:val="222222"/>
                  <w:sz w:val="15"/>
                  <w:szCs w:val="15"/>
                </w:rPr>
                <w:delText>G00235718</w:delText>
              </w:r>
            </w:del>
          </w:p>
        </w:tc>
        <w:tc>
          <w:tcPr>
            <w:tcW w:w="1851" w:type="dxa"/>
            <w:shd w:val="clear" w:color="auto" w:fill="FBF8F7"/>
            <w:tcMar>
              <w:top w:w="40" w:type="dxa"/>
              <w:left w:w="80" w:type="dxa"/>
              <w:bottom w:w="40" w:type="dxa"/>
              <w:right w:w="80" w:type="dxa"/>
            </w:tcMar>
            <w:tcPrChange w:id="507" w:author="Sejal Kalra" w:date="2026-08-13T10:58:00Z" w16du:dateUtc="2026-08-13T05:28:00Z">
              <w:tcPr>
                <w:tcW w:w="1250" w:type="dxa"/>
                <w:shd w:val="clear" w:color="auto" w:fill="FBF8F7"/>
                <w:tcMar>
                  <w:top w:w="40" w:type="dxa"/>
                  <w:left w:w="80" w:type="dxa"/>
                  <w:bottom w:w="40" w:type="dxa"/>
                  <w:right w:w="80" w:type="dxa"/>
                </w:tcMar>
              </w:tcPr>
            </w:tcPrChange>
          </w:tcPr>
          <w:p w14:paraId="4FA2AB11" w14:textId="651CFA09" w:rsidR="00975CD5" w:rsidDel="00FF0B1C" w:rsidRDefault="00BD35BE">
            <w:pPr>
              <w:rPr>
                <w:del w:id="508" w:author="Sejal Kalra" w:date="2026-08-13T11:20:00Z" w16du:dateUtc="2026-08-13T05:50:00Z"/>
              </w:rPr>
            </w:pPr>
            <w:del w:id="509" w:author="Sejal Kalra" w:date="2026-08-13T11:20:00Z" w16du:dateUtc="2026-08-13T05:50:00Z">
              <w:r w:rsidDel="00FF0B1C">
                <w:rPr>
                  <w:color w:val="222222"/>
                  <w:sz w:val="15"/>
                  <w:szCs w:val="15"/>
                </w:rPr>
                <w:delText>29 May 2012</w:delText>
              </w:r>
            </w:del>
          </w:p>
        </w:tc>
        <w:tc>
          <w:tcPr>
            <w:tcW w:w="3235" w:type="dxa"/>
            <w:shd w:val="clear" w:color="auto" w:fill="FBF8F7"/>
            <w:tcMar>
              <w:top w:w="40" w:type="dxa"/>
              <w:left w:w="80" w:type="dxa"/>
              <w:bottom w:w="40" w:type="dxa"/>
              <w:right w:w="80" w:type="dxa"/>
            </w:tcMar>
            <w:tcPrChange w:id="510" w:author="Sejal Kalra" w:date="2026-08-13T10:58:00Z" w16du:dateUtc="2026-08-13T05:28:00Z">
              <w:tcPr>
                <w:tcW w:w="3600" w:type="dxa"/>
                <w:shd w:val="clear" w:color="auto" w:fill="FBF8F7"/>
                <w:tcMar>
                  <w:top w:w="40" w:type="dxa"/>
                  <w:left w:w="80" w:type="dxa"/>
                  <w:bottom w:w="40" w:type="dxa"/>
                  <w:right w:w="80" w:type="dxa"/>
                </w:tcMar>
              </w:tcPr>
            </w:tcPrChange>
          </w:tcPr>
          <w:p w14:paraId="2E899BF2" w14:textId="23B12541" w:rsidR="00975CD5" w:rsidDel="00FF0B1C" w:rsidRDefault="00975CD5">
            <w:pPr>
              <w:rPr>
                <w:del w:id="511" w:author="Sejal Kalra" w:date="2026-08-13T11:20:00Z" w16du:dateUtc="2026-08-13T05:50:00Z"/>
              </w:rPr>
            </w:pPr>
          </w:p>
        </w:tc>
      </w:tr>
      <w:tr w:rsidR="00975CD5" w:rsidDel="00FF0B1C" w14:paraId="608804D8" w14:textId="45C41EF5" w:rsidTr="00C9601F">
        <w:tblPrEx>
          <w:tblCellMar>
            <w:top w:w="0" w:type="dxa"/>
            <w:bottom w:w="0" w:type="dxa"/>
          </w:tblCellMar>
          <w:tblPrExChange w:id="512" w:author="Sejal Kalra" w:date="2026-08-13T10:58:00Z" w16du:dateUtc="2026-08-13T05:28:00Z">
            <w:tblPrEx>
              <w:tblCellMar>
                <w:top w:w="0" w:type="dxa"/>
                <w:bottom w:w="0" w:type="dxa"/>
              </w:tblCellMar>
            </w:tblPrEx>
          </w:tblPrExChange>
        </w:tblPrEx>
        <w:trPr>
          <w:del w:id="513" w:author="Sejal Kalra" w:date="2026-08-13T11:20:00Z" w16du:dateUtc="2026-08-13T05:50:00Z"/>
        </w:trPr>
        <w:tc>
          <w:tcPr>
            <w:tcW w:w="2842" w:type="dxa"/>
            <w:tcMar>
              <w:top w:w="40" w:type="dxa"/>
              <w:left w:w="80" w:type="dxa"/>
              <w:bottom w:w="40" w:type="dxa"/>
              <w:right w:w="80" w:type="dxa"/>
            </w:tcMar>
            <w:tcPrChange w:id="514" w:author="Sejal Kalra" w:date="2026-08-13T10:58:00Z" w16du:dateUtc="2026-08-13T05:28:00Z">
              <w:tcPr>
                <w:tcW w:w="3100" w:type="dxa"/>
                <w:tcMar>
                  <w:top w:w="40" w:type="dxa"/>
                  <w:left w:w="80" w:type="dxa"/>
                  <w:bottom w:w="40" w:type="dxa"/>
                  <w:right w:w="80" w:type="dxa"/>
                </w:tcMar>
              </w:tcPr>
            </w:tcPrChange>
          </w:tcPr>
          <w:p w14:paraId="09288390" w14:textId="61969C22" w:rsidR="00975CD5" w:rsidDel="00FF0B1C" w:rsidRDefault="00BD35BE">
            <w:pPr>
              <w:rPr>
                <w:del w:id="515" w:author="Sejal Kalra" w:date="2026-08-13T11:20:00Z" w16du:dateUtc="2026-08-13T05:50:00Z"/>
              </w:rPr>
            </w:pPr>
            <w:del w:id="516" w:author="Sejal Kalra" w:date="2026-08-13T11:20:00Z" w16du:dateUtc="2026-08-13T05:50:00Z">
              <w:r w:rsidDel="00FF0B1C">
                <w:rPr>
                  <w:color w:val="222222"/>
                  <w:sz w:val="15"/>
                  <w:szCs w:val="15"/>
                </w:rPr>
                <w:delText>Market Definitions and Methodology: Servers Published: 6 November 2014</w:delText>
              </w:r>
            </w:del>
          </w:p>
        </w:tc>
        <w:tc>
          <w:tcPr>
            <w:tcW w:w="1072" w:type="dxa"/>
            <w:tcMar>
              <w:top w:w="40" w:type="dxa"/>
              <w:left w:w="80" w:type="dxa"/>
              <w:bottom w:w="40" w:type="dxa"/>
              <w:right w:w="80" w:type="dxa"/>
            </w:tcMar>
            <w:tcPrChange w:id="517" w:author="Sejal Kalra" w:date="2026-08-13T10:58:00Z" w16du:dateUtc="2026-08-13T05:28:00Z">
              <w:tcPr>
                <w:tcW w:w="1050" w:type="dxa"/>
                <w:tcMar>
                  <w:top w:w="40" w:type="dxa"/>
                  <w:left w:w="80" w:type="dxa"/>
                  <w:bottom w:w="40" w:type="dxa"/>
                  <w:right w:w="80" w:type="dxa"/>
                </w:tcMar>
              </w:tcPr>
            </w:tcPrChange>
          </w:tcPr>
          <w:p w14:paraId="724BD2CC" w14:textId="50645ECA" w:rsidR="00975CD5" w:rsidDel="00FF0B1C" w:rsidRDefault="00BD35BE">
            <w:pPr>
              <w:rPr>
                <w:del w:id="518" w:author="Sejal Kalra" w:date="2026-08-13T11:20:00Z" w16du:dateUtc="2026-08-13T05:50:00Z"/>
              </w:rPr>
            </w:pPr>
            <w:del w:id="519" w:author="Sejal Kalra" w:date="2026-08-13T11:20:00Z" w16du:dateUtc="2026-08-13T05:50:00Z">
              <w:r w:rsidDel="00FF0B1C">
                <w:rPr>
                  <w:color w:val="222222"/>
                  <w:sz w:val="15"/>
                  <w:szCs w:val="15"/>
                </w:rPr>
                <w:delText>G00271181</w:delText>
              </w:r>
            </w:del>
          </w:p>
        </w:tc>
        <w:tc>
          <w:tcPr>
            <w:tcW w:w="1851" w:type="dxa"/>
            <w:tcMar>
              <w:top w:w="40" w:type="dxa"/>
              <w:left w:w="80" w:type="dxa"/>
              <w:bottom w:w="40" w:type="dxa"/>
              <w:right w:w="80" w:type="dxa"/>
            </w:tcMar>
            <w:tcPrChange w:id="520" w:author="Sejal Kalra" w:date="2026-08-13T10:58:00Z" w16du:dateUtc="2026-08-13T05:28:00Z">
              <w:tcPr>
                <w:tcW w:w="1250" w:type="dxa"/>
                <w:tcMar>
                  <w:top w:w="40" w:type="dxa"/>
                  <w:left w:w="80" w:type="dxa"/>
                  <w:bottom w:w="40" w:type="dxa"/>
                  <w:right w:w="80" w:type="dxa"/>
                </w:tcMar>
              </w:tcPr>
            </w:tcPrChange>
          </w:tcPr>
          <w:p w14:paraId="61E2D1BF" w14:textId="3B4E04B7" w:rsidR="00975CD5" w:rsidDel="00FF0B1C" w:rsidRDefault="00BD35BE">
            <w:pPr>
              <w:rPr>
                <w:del w:id="521" w:author="Sejal Kalra" w:date="2026-08-13T11:20:00Z" w16du:dateUtc="2026-08-13T05:50:00Z"/>
              </w:rPr>
            </w:pPr>
            <w:del w:id="522" w:author="Sejal Kalra" w:date="2026-08-13T11:20:00Z" w16du:dateUtc="2026-08-13T05:50:00Z">
              <w:r w:rsidDel="00FF0B1C">
                <w:rPr>
                  <w:color w:val="222222"/>
                  <w:sz w:val="15"/>
                  <w:szCs w:val="15"/>
                </w:rPr>
                <w:delText>6 November 2014</w:delText>
              </w:r>
            </w:del>
          </w:p>
        </w:tc>
        <w:tc>
          <w:tcPr>
            <w:tcW w:w="3235" w:type="dxa"/>
            <w:tcMar>
              <w:top w:w="40" w:type="dxa"/>
              <w:left w:w="80" w:type="dxa"/>
              <w:bottom w:w="40" w:type="dxa"/>
              <w:right w:w="80" w:type="dxa"/>
            </w:tcMar>
            <w:tcPrChange w:id="523" w:author="Sejal Kalra" w:date="2026-08-13T10:58:00Z" w16du:dateUtc="2026-08-13T05:28:00Z">
              <w:tcPr>
                <w:tcW w:w="3600" w:type="dxa"/>
                <w:tcMar>
                  <w:top w:w="40" w:type="dxa"/>
                  <w:left w:w="80" w:type="dxa"/>
                  <w:bottom w:w="40" w:type="dxa"/>
                  <w:right w:w="80" w:type="dxa"/>
                </w:tcMar>
              </w:tcPr>
            </w:tcPrChange>
          </w:tcPr>
          <w:p w14:paraId="55956D1E" w14:textId="17201B4D" w:rsidR="00975CD5" w:rsidDel="00FF0B1C" w:rsidRDefault="00BD35BE">
            <w:pPr>
              <w:rPr>
                <w:del w:id="524" w:author="Sejal Kalra" w:date="2026-08-13T11:20:00Z" w16du:dateUtc="2026-08-13T05:50:00Z"/>
              </w:rPr>
            </w:pPr>
            <w:del w:id="525" w:author="Sejal Kalra" w:date="2026-08-13T11:20:00Z" w16du:dateUtc="2026-08-13T05:50:00Z">
              <w:r w:rsidDel="00FF0B1C">
                <w:rPr>
                  <w:color w:val="222222"/>
                  <w:sz w:val="15"/>
                  <w:szCs w:val="15"/>
                </w:rPr>
                <w:delText>Heeral Kota, George J. Weiss, Andrew Butler, Kiyomi Yamada, Errol Rasit</w:delText>
              </w:r>
            </w:del>
          </w:p>
        </w:tc>
      </w:tr>
      <w:tr w:rsidR="00975CD5" w:rsidDel="00FF0B1C" w14:paraId="7A10321E" w14:textId="2B12B459" w:rsidTr="00C9601F">
        <w:tblPrEx>
          <w:tblCellMar>
            <w:top w:w="0" w:type="dxa"/>
            <w:bottom w:w="0" w:type="dxa"/>
          </w:tblCellMar>
          <w:tblPrExChange w:id="526" w:author="Sejal Kalra" w:date="2026-08-13T10:58:00Z" w16du:dateUtc="2026-08-13T05:28:00Z">
            <w:tblPrEx>
              <w:tblCellMar>
                <w:top w:w="0" w:type="dxa"/>
                <w:bottom w:w="0" w:type="dxa"/>
              </w:tblCellMar>
            </w:tblPrEx>
          </w:tblPrExChange>
        </w:tblPrEx>
        <w:trPr>
          <w:del w:id="527" w:author="Sejal Kalra" w:date="2026-08-13T11:20:00Z" w16du:dateUtc="2026-08-13T05:50:00Z"/>
        </w:trPr>
        <w:tc>
          <w:tcPr>
            <w:tcW w:w="2842" w:type="dxa"/>
            <w:shd w:val="clear" w:color="auto" w:fill="FBF8F7"/>
            <w:tcMar>
              <w:top w:w="40" w:type="dxa"/>
              <w:left w:w="80" w:type="dxa"/>
              <w:bottom w:w="40" w:type="dxa"/>
              <w:right w:w="80" w:type="dxa"/>
            </w:tcMar>
            <w:tcPrChange w:id="528" w:author="Sejal Kalra" w:date="2026-08-13T10:58:00Z" w16du:dateUtc="2026-08-13T05:28:00Z">
              <w:tcPr>
                <w:tcW w:w="3100" w:type="dxa"/>
                <w:shd w:val="clear" w:color="auto" w:fill="FBF8F7"/>
                <w:tcMar>
                  <w:top w:w="40" w:type="dxa"/>
                  <w:left w:w="80" w:type="dxa"/>
                  <w:bottom w:w="40" w:type="dxa"/>
                  <w:right w:w="80" w:type="dxa"/>
                </w:tcMar>
              </w:tcPr>
            </w:tcPrChange>
          </w:tcPr>
          <w:p w14:paraId="5D2EB05A" w14:textId="48B06529" w:rsidR="00975CD5" w:rsidDel="00FF0B1C" w:rsidRDefault="00BD35BE">
            <w:pPr>
              <w:rPr>
                <w:del w:id="529" w:author="Sejal Kalra" w:date="2026-08-13T11:20:00Z" w16du:dateUtc="2026-08-13T05:50:00Z"/>
              </w:rPr>
            </w:pPr>
            <w:del w:id="530" w:author="Sejal Kalra" w:date="2026-08-13T11:20:00Z" w16du:dateUtc="2026-08-13T05:50:00Z">
              <w:r w:rsidDel="00FF0B1C">
                <w:rPr>
                  <w:color w:val="222222"/>
                  <w:sz w:val="15"/>
                  <w:szCs w:val="15"/>
                </w:rPr>
                <w:delText>Market Definitions and Methodology: Servers FOUNDATIONAL</w:delText>
              </w:r>
            </w:del>
          </w:p>
        </w:tc>
        <w:tc>
          <w:tcPr>
            <w:tcW w:w="1072" w:type="dxa"/>
            <w:shd w:val="clear" w:color="auto" w:fill="FBF8F7"/>
            <w:tcMar>
              <w:top w:w="40" w:type="dxa"/>
              <w:left w:w="80" w:type="dxa"/>
              <w:bottom w:w="40" w:type="dxa"/>
              <w:right w:w="80" w:type="dxa"/>
            </w:tcMar>
            <w:tcPrChange w:id="531" w:author="Sejal Kalra" w:date="2026-08-13T10:58:00Z" w16du:dateUtc="2026-08-13T05:28:00Z">
              <w:tcPr>
                <w:tcW w:w="1050" w:type="dxa"/>
                <w:shd w:val="clear" w:color="auto" w:fill="FBF8F7"/>
                <w:tcMar>
                  <w:top w:w="40" w:type="dxa"/>
                  <w:left w:w="80" w:type="dxa"/>
                  <w:bottom w:w="40" w:type="dxa"/>
                  <w:right w:w="80" w:type="dxa"/>
                </w:tcMar>
              </w:tcPr>
            </w:tcPrChange>
          </w:tcPr>
          <w:p w14:paraId="63305D63" w14:textId="6B7489B9" w:rsidR="00975CD5" w:rsidDel="00FF0B1C" w:rsidRDefault="00BD35BE">
            <w:pPr>
              <w:rPr>
                <w:del w:id="532" w:author="Sejal Kalra" w:date="2026-08-13T11:20:00Z" w16du:dateUtc="2026-08-13T05:50:00Z"/>
              </w:rPr>
            </w:pPr>
            <w:del w:id="533" w:author="Sejal Kalra" w:date="2026-08-13T11:20:00Z" w16du:dateUtc="2026-08-13T05:50:00Z">
              <w:r w:rsidDel="00FF0B1C">
                <w:rPr>
                  <w:color w:val="222222"/>
                  <w:sz w:val="15"/>
                  <w:szCs w:val="15"/>
                </w:rPr>
                <w:delText>G00278596</w:delText>
              </w:r>
            </w:del>
          </w:p>
        </w:tc>
        <w:tc>
          <w:tcPr>
            <w:tcW w:w="1851" w:type="dxa"/>
            <w:shd w:val="clear" w:color="auto" w:fill="FBF8F7"/>
            <w:tcMar>
              <w:top w:w="40" w:type="dxa"/>
              <w:left w:w="80" w:type="dxa"/>
              <w:bottom w:w="40" w:type="dxa"/>
              <w:right w:w="80" w:type="dxa"/>
            </w:tcMar>
            <w:tcPrChange w:id="534" w:author="Sejal Kalra" w:date="2026-08-13T10:58:00Z" w16du:dateUtc="2026-08-13T05:28:00Z">
              <w:tcPr>
                <w:tcW w:w="1250" w:type="dxa"/>
                <w:shd w:val="clear" w:color="auto" w:fill="FBF8F7"/>
                <w:tcMar>
                  <w:top w:w="40" w:type="dxa"/>
                  <w:left w:w="80" w:type="dxa"/>
                  <w:bottom w:w="40" w:type="dxa"/>
                  <w:right w:w="80" w:type="dxa"/>
                </w:tcMar>
              </w:tcPr>
            </w:tcPrChange>
          </w:tcPr>
          <w:p w14:paraId="517B7FFF" w14:textId="22DA15B4" w:rsidR="00975CD5" w:rsidDel="00FF0B1C" w:rsidRDefault="00BD35BE">
            <w:pPr>
              <w:rPr>
                <w:del w:id="535" w:author="Sejal Kalra" w:date="2026-08-13T11:20:00Z" w16du:dateUtc="2026-08-13T05:50:00Z"/>
              </w:rPr>
            </w:pPr>
            <w:del w:id="536" w:author="Sejal Kalra" w:date="2026-08-13T11:20:00Z" w16du:dateUtc="2026-08-13T05:50:00Z">
              <w:r w:rsidDel="00FF0B1C">
                <w:rPr>
                  <w:color w:val="222222"/>
                  <w:sz w:val="15"/>
                  <w:szCs w:val="15"/>
                </w:rPr>
                <w:delText>26 May 2015</w:delText>
              </w:r>
            </w:del>
          </w:p>
        </w:tc>
        <w:tc>
          <w:tcPr>
            <w:tcW w:w="3235" w:type="dxa"/>
            <w:shd w:val="clear" w:color="auto" w:fill="FBF8F7"/>
            <w:tcMar>
              <w:top w:w="40" w:type="dxa"/>
              <w:left w:w="80" w:type="dxa"/>
              <w:bottom w:w="40" w:type="dxa"/>
              <w:right w:w="80" w:type="dxa"/>
            </w:tcMar>
            <w:tcPrChange w:id="537" w:author="Sejal Kalra" w:date="2026-08-13T10:58:00Z" w16du:dateUtc="2026-08-13T05:28:00Z">
              <w:tcPr>
                <w:tcW w:w="3600" w:type="dxa"/>
                <w:shd w:val="clear" w:color="auto" w:fill="FBF8F7"/>
                <w:tcMar>
                  <w:top w:w="40" w:type="dxa"/>
                  <w:left w:w="80" w:type="dxa"/>
                  <w:bottom w:w="40" w:type="dxa"/>
                  <w:right w:w="80" w:type="dxa"/>
                </w:tcMar>
              </w:tcPr>
            </w:tcPrChange>
          </w:tcPr>
          <w:p w14:paraId="09EA3C19" w14:textId="69BDA292" w:rsidR="00975CD5" w:rsidDel="00FF0B1C" w:rsidRDefault="00BD35BE">
            <w:pPr>
              <w:rPr>
                <w:del w:id="538" w:author="Sejal Kalra" w:date="2026-08-13T11:20:00Z" w16du:dateUtc="2026-08-13T05:50:00Z"/>
              </w:rPr>
            </w:pPr>
            <w:del w:id="539" w:author="Sejal Kalra" w:date="2026-08-13T11:20:00Z" w16du:dateUtc="2026-08-13T05:50:00Z">
              <w:r w:rsidDel="00FF0B1C">
                <w:rPr>
                  <w:color w:val="222222"/>
                  <w:sz w:val="15"/>
                  <w:szCs w:val="15"/>
                </w:rPr>
                <w:delText>Heeral Kota, George Weiss, Andrew Butler, Kiyomi Yamada, Errol Rasit</w:delText>
              </w:r>
            </w:del>
          </w:p>
        </w:tc>
      </w:tr>
      <w:tr w:rsidR="00975CD5" w:rsidDel="00FF0B1C" w14:paraId="2E3980EC" w14:textId="3D9F86A4" w:rsidTr="00C9601F">
        <w:tblPrEx>
          <w:tblCellMar>
            <w:top w:w="0" w:type="dxa"/>
            <w:bottom w:w="0" w:type="dxa"/>
          </w:tblCellMar>
          <w:tblPrExChange w:id="540" w:author="Sejal Kalra" w:date="2026-08-13T10:58:00Z" w16du:dateUtc="2026-08-13T05:28:00Z">
            <w:tblPrEx>
              <w:tblCellMar>
                <w:top w:w="0" w:type="dxa"/>
                <w:bottom w:w="0" w:type="dxa"/>
              </w:tblCellMar>
            </w:tblPrEx>
          </w:tblPrExChange>
        </w:tblPrEx>
        <w:trPr>
          <w:del w:id="541" w:author="Sejal Kalra" w:date="2026-08-13T11:20:00Z" w16du:dateUtc="2026-08-13T05:50:00Z"/>
        </w:trPr>
        <w:tc>
          <w:tcPr>
            <w:tcW w:w="2842" w:type="dxa"/>
            <w:tcMar>
              <w:top w:w="40" w:type="dxa"/>
              <w:left w:w="80" w:type="dxa"/>
              <w:bottom w:w="40" w:type="dxa"/>
              <w:right w:w="80" w:type="dxa"/>
            </w:tcMar>
            <w:tcPrChange w:id="542" w:author="Sejal Kalra" w:date="2026-08-13T10:58:00Z" w16du:dateUtc="2026-08-13T05:28:00Z">
              <w:tcPr>
                <w:tcW w:w="3100" w:type="dxa"/>
                <w:tcMar>
                  <w:top w:w="40" w:type="dxa"/>
                  <w:left w:w="80" w:type="dxa"/>
                  <w:bottom w:w="40" w:type="dxa"/>
                  <w:right w:w="80" w:type="dxa"/>
                </w:tcMar>
              </w:tcPr>
            </w:tcPrChange>
          </w:tcPr>
          <w:p w14:paraId="5A5F9B16" w14:textId="43BA489D" w:rsidR="00975CD5" w:rsidDel="00FF0B1C" w:rsidRDefault="00BD35BE">
            <w:pPr>
              <w:rPr>
                <w:del w:id="543" w:author="Sejal Kalra" w:date="2026-08-13T11:20:00Z" w16du:dateUtc="2026-08-13T05:50:00Z"/>
              </w:rPr>
            </w:pPr>
            <w:del w:id="544" w:author="Sejal Kalra" w:date="2026-08-13T11:20:00Z" w16du:dateUtc="2026-08-13T05:50:00Z">
              <w:r w:rsidDel="00FF0B1C">
                <w:rPr>
                  <w:color w:val="222222"/>
                  <w:sz w:val="15"/>
                  <w:szCs w:val="15"/>
                </w:rPr>
                <w:delText>Market Definitions and Methodology: Servers ARCHIVED</w:delText>
              </w:r>
            </w:del>
          </w:p>
        </w:tc>
        <w:tc>
          <w:tcPr>
            <w:tcW w:w="1072" w:type="dxa"/>
            <w:tcMar>
              <w:top w:w="40" w:type="dxa"/>
              <w:left w:w="80" w:type="dxa"/>
              <w:bottom w:w="40" w:type="dxa"/>
              <w:right w:w="80" w:type="dxa"/>
            </w:tcMar>
            <w:tcPrChange w:id="545" w:author="Sejal Kalra" w:date="2026-08-13T10:58:00Z" w16du:dateUtc="2026-08-13T05:28:00Z">
              <w:tcPr>
                <w:tcW w:w="1050" w:type="dxa"/>
                <w:tcMar>
                  <w:top w:w="40" w:type="dxa"/>
                  <w:left w:w="80" w:type="dxa"/>
                  <w:bottom w:w="40" w:type="dxa"/>
                  <w:right w:w="80" w:type="dxa"/>
                </w:tcMar>
              </w:tcPr>
            </w:tcPrChange>
          </w:tcPr>
          <w:p w14:paraId="20CD944E" w14:textId="48E7B85E" w:rsidR="00975CD5" w:rsidDel="00FF0B1C" w:rsidRDefault="00BD35BE">
            <w:pPr>
              <w:rPr>
                <w:del w:id="546" w:author="Sejal Kalra" w:date="2026-08-13T11:20:00Z" w16du:dateUtc="2026-08-13T05:50:00Z"/>
              </w:rPr>
            </w:pPr>
            <w:del w:id="547" w:author="Sejal Kalra" w:date="2026-08-13T11:20:00Z" w16du:dateUtc="2026-08-13T05:50:00Z">
              <w:r w:rsidDel="00FF0B1C">
                <w:rPr>
                  <w:color w:val="222222"/>
                  <w:sz w:val="15"/>
                  <w:szCs w:val="15"/>
                </w:rPr>
                <w:delText>G00334932</w:delText>
              </w:r>
            </w:del>
          </w:p>
        </w:tc>
        <w:tc>
          <w:tcPr>
            <w:tcW w:w="1851" w:type="dxa"/>
            <w:tcMar>
              <w:top w:w="40" w:type="dxa"/>
              <w:left w:w="80" w:type="dxa"/>
              <w:bottom w:w="40" w:type="dxa"/>
              <w:right w:w="80" w:type="dxa"/>
            </w:tcMar>
            <w:tcPrChange w:id="548" w:author="Sejal Kalra" w:date="2026-08-13T10:58:00Z" w16du:dateUtc="2026-08-13T05:28:00Z">
              <w:tcPr>
                <w:tcW w:w="1250" w:type="dxa"/>
                <w:tcMar>
                  <w:top w:w="40" w:type="dxa"/>
                  <w:left w:w="80" w:type="dxa"/>
                  <w:bottom w:w="40" w:type="dxa"/>
                  <w:right w:w="80" w:type="dxa"/>
                </w:tcMar>
              </w:tcPr>
            </w:tcPrChange>
          </w:tcPr>
          <w:p w14:paraId="09BF2ABD" w14:textId="7C98CA02" w:rsidR="00975CD5" w:rsidDel="00FF0B1C" w:rsidRDefault="00975CD5">
            <w:pPr>
              <w:rPr>
                <w:del w:id="549" w:author="Sejal Kalra" w:date="2026-08-13T11:20:00Z" w16du:dateUtc="2026-08-13T05:50:00Z"/>
              </w:rPr>
            </w:pPr>
          </w:p>
        </w:tc>
        <w:tc>
          <w:tcPr>
            <w:tcW w:w="3235" w:type="dxa"/>
            <w:tcMar>
              <w:top w:w="40" w:type="dxa"/>
              <w:left w:w="80" w:type="dxa"/>
              <w:bottom w:w="40" w:type="dxa"/>
              <w:right w:w="80" w:type="dxa"/>
            </w:tcMar>
            <w:tcPrChange w:id="550" w:author="Sejal Kalra" w:date="2026-08-13T10:58:00Z" w16du:dateUtc="2026-08-13T05:28:00Z">
              <w:tcPr>
                <w:tcW w:w="3600" w:type="dxa"/>
                <w:tcMar>
                  <w:top w:w="40" w:type="dxa"/>
                  <w:left w:w="80" w:type="dxa"/>
                  <w:bottom w:w="40" w:type="dxa"/>
                  <w:right w:w="80" w:type="dxa"/>
                </w:tcMar>
              </w:tcPr>
            </w:tcPrChange>
          </w:tcPr>
          <w:p w14:paraId="05D74332" w14:textId="0C8AA318" w:rsidR="00975CD5" w:rsidDel="00FF0B1C" w:rsidRDefault="00975CD5">
            <w:pPr>
              <w:rPr>
                <w:del w:id="551" w:author="Sejal Kalra" w:date="2026-08-13T11:20:00Z" w16du:dateUtc="2026-08-13T05:50:00Z"/>
              </w:rPr>
            </w:pPr>
          </w:p>
        </w:tc>
      </w:tr>
      <w:tr w:rsidR="00975CD5" w:rsidDel="00FF0B1C" w14:paraId="27D7CD41" w14:textId="05523BDA" w:rsidTr="00C9601F">
        <w:tblPrEx>
          <w:tblCellMar>
            <w:top w:w="0" w:type="dxa"/>
            <w:bottom w:w="0" w:type="dxa"/>
          </w:tblCellMar>
          <w:tblPrExChange w:id="552" w:author="Sejal Kalra" w:date="2026-08-13T10:58:00Z" w16du:dateUtc="2026-08-13T05:28:00Z">
            <w:tblPrEx>
              <w:tblCellMar>
                <w:top w:w="0" w:type="dxa"/>
                <w:bottom w:w="0" w:type="dxa"/>
              </w:tblCellMar>
            </w:tblPrEx>
          </w:tblPrExChange>
        </w:tblPrEx>
        <w:trPr>
          <w:del w:id="553" w:author="Sejal Kalra" w:date="2026-08-13T11:20:00Z" w16du:dateUtc="2026-08-13T05:50:00Z"/>
        </w:trPr>
        <w:tc>
          <w:tcPr>
            <w:tcW w:w="2842" w:type="dxa"/>
            <w:shd w:val="clear" w:color="auto" w:fill="FBF8F7"/>
            <w:tcMar>
              <w:top w:w="40" w:type="dxa"/>
              <w:left w:w="80" w:type="dxa"/>
              <w:bottom w:w="40" w:type="dxa"/>
              <w:right w:w="80" w:type="dxa"/>
            </w:tcMar>
            <w:tcPrChange w:id="554" w:author="Sejal Kalra" w:date="2026-08-13T10:58:00Z" w16du:dateUtc="2026-08-13T05:28:00Z">
              <w:tcPr>
                <w:tcW w:w="3100" w:type="dxa"/>
                <w:shd w:val="clear" w:color="auto" w:fill="FBF8F7"/>
                <w:tcMar>
                  <w:top w:w="40" w:type="dxa"/>
                  <w:left w:w="80" w:type="dxa"/>
                  <w:bottom w:w="40" w:type="dxa"/>
                  <w:right w:w="80" w:type="dxa"/>
                </w:tcMar>
              </w:tcPr>
            </w:tcPrChange>
          </w:tcPr>
          <w:p w14:paraId="6F13BA91" w14:textId="28E3801B" w:rsidR="00975CD5" w:rsidDel="00FF0B1C" w:rsidRDefault="00BD35BE">
            <w:pPr>
              <w:rPr>
                <w:del w:id="555" w:author="Sejal Kalra" w:date="2026-08-13T11:20:00Z" w16du:dateUtc="2026-08-13T05:50:00Z"/>
              </w:rPr>
            </w:pPr>
            <w:del w:id="556" w:author="Sejal Kalra" w:date="2026-08-13T11:20:00Z" w16du:dateUtc="2026-08-13T05:50:00Z">
              <w:r w:rsidDel="00FF0B1C">
                <w:rPr>
                  <w:color w:val="222222"/>
                  <w:sz w:val="15"/>
                  <w:szCs w:val="15"/>
                </w:rPr>
                <w:delText>Market Definitions and Methodology (title per document)</w:delText>
              </w:r>
            </w:del>
          </w:p>
        </w:tc>
        <w:tc>
          <w:tcPr>
            <w:tcW w:w="1072" w:type="dxa"/>
            <w:shd w:val="clear" w:color="auto" w:fill="FBF8F7"/>
            <w:tcMar>
              <w:top w:w="40" w:type="dxa"/>
              <w:left w:w="80" w:type="dxa"/>
              <w:bottom w:w="40" w:type="dxa"/>
              <w:right w:w="80" w:type="dxa"/>
            </w:tcMar>
            <w:tcPrChange w:id="557" w:author="Sejal Kalra" w:date="2026-08-13T10:58:00Z" w16du:dateUtc="2026-08-13T05:28:00Z">
              <w:tcPr>
                <w:tcW w:w="1050" w:type="dxa"/>
                <w:shd w:val="clear" w:color="auto" w:fill="FBF8F7"/>
                <w:tcMar>
                  <w:top w:w="40" w:type="dxa"/>
                  <w:left w:w="80" w:type="dxa"/>
                  <w:bottom w:w="40" w:type="dxa"/>
                  <w:right w:w="80" w:type="dxa"/>
                </w:tcMar>
              </w:tcPr>
            </w:tcPrChange>
          </w:tcPr>
          <w:p w14:paraId="62E94EE6" w14:textId="7D7E3B7D" w:rsidR="00975CD5" w:rsidDel="00FF0B1C" w:rsidRDefault="00BD35BE">
            <w:pPr>
              <w:rPr>
                <w:del w:id="558" w:author="Sejal Kalra" w:date="2026-08-13T11:20:00Z" w16du:dateUtc="2026-08-13T05:50:00Z"/>
              </w:rPr>
            </w:pPr>
            <w:del w:id="559" w:author="Sejal Kalra" w:date="2026-08-13T11:20:00Z" w16du:dateUtc="2026-08-13T05:50:00Z">
              <w:r w:rsidDel="00FF0B1C">
                <w:rPr>
                  <w:color w:val="222222"/>
                  <w:sz w:val="15"/>
                  <w:szCs w:val="15"/>
                </w:rPr>
                <w:delText>G00394509</w:delText>
              </w:r>
            </w:del>
          </w:p>
        </w:tc>
        <w:tc>
          <w:tcPr>
            <w:tcW w:w="1851" w:type="dxa"/>
            <w:shd w:val="clear" w:color="auto" w:fill="FBF8F7"/>
            <w:tcMar>
              <w:top w:w="40" w:type="dxa"/>
              <w:left w:w="80" w:type="dxa"/>
              <w:bottom w:w="40" w:type="dxa"/>
              <w:right w:w="80" w:type="dxa"/>
            </w:tcMar>
            <w:tcPrChange w:id="560" w:author="Sejal Kalra" w:date="2026-08-13T10:58:00Z" w16du:dateUtc="2026-08-13T05:28:00Z">
              <w:tcPr>
                <w:tcW w:w="1250" w:type="dxa"/>
                <w:shd w:val="clear" w:color="auto" w:fill="FBF8F7"/>
                <w:tcMar>
                  <w:top w:w="40" w:type="dxa"/>
                  <w:left w:w="80" w:type="dxa"/>
                  <w:bottom w:w="40" w:type="dxa"/>
                  <w:right w:w="80" w:type="dxa"/>
                </w:tcMar>
              </w:tcPr>
            </w:tcPrChange>
          </w:tcPr>
          <w:p w14:paraId="2B84C212" w14:textId="69B3FF3B" w:rsidR="00975CD5" w:rsidDel="00FF0B1C" w:rsidRDefault="00BD35BE">
            <w:pPr>
              <w:rPr>
                <w:del w:id="561" w:author="Sejal Kalra" w:date="2026-08-13T11:20:00Z" w16du:dateUtc="2026-08-13T05:50:00Z"/>
              </w:rPr>
            </w:pPr>
            <w:del w:id="562" w:author="Sejal Kalra" w:date="2026-08-13T11:20:00Z" w16du:dateUtc="2026-08-13T05:50:00Z">
              <w:r w:rsidDel="00FF0B1C">
                <w:rPr>
                  <w:color w:val="222222"/>
                  <w:sz w:val="15"/>
                  <w:szCs w:val="15"/>
                </w:rPr>
                <w:delText>29 May 2019</w:delText>
              </w:r>
            </w:del>
          </w:p>
        </w:tc>
        <w:tc>
          <w:tcPr>
            <w:tcW w:w="3235" w:type="dxa"/>
            <w:shd w:val="clear" w:color="auto" w:fill="FBF8F7"/>
            <w:tcMar>
              <w:top w:w="40" w:type="dxa"/>
              <w:left w:w="80" w:type="dxa"/>
              <w:bottom w:w="40" w:type="dxa"/>
              <w:right w:w="80" w:type="dxa"/>
            </w:tcMar>
            <w:tcPrChange w:id="563" w:author="Sejal Kalra" w:date="2026-08-13T10:58:00Z" w16du:dateUtc="2026-08-13T05:28:00Z">
              <w:tcPr>
                <w:tcW w:w="3600" w:type="dxa"/>
                <w:shd w:val="clear" w:color="auto" w:fill="FBF8F7"/>
                <w:tcMar>
                  <w:top w:w="40" w:type="dxa"/>
                  <w:left w:w="80" w:type="dxa"/>
                  <w:bottom w:w="40" w:type="dxa"/>
                  <w:right w:w="80" w:type="dxa"/>
                </w:tcMar>
              </w:tcPr>
            </w:tcPrChange>
          </w:tcPr>
          <w:p w14:paraId="1F15F153" w14:textId="5124A171" w:rsidR="00975CD5" w:rsidDel="00FF0B1C" w:rsidRDefault="00BD35BE">
            <w:pPr>
              <w:rPr>
                <w:del w:id="564" w:author="Sejal Kalra" w:date="2026-08-13T11:20:00Z" w16du:dateUtc="2026-08-13T05:50:00Z"/>
              </w:rPr>
            </w:pPr>
            <w:del w:id="565" w:author="Sejal Kalra" w:date="2026-08-13T11:20:00Z" w16du:dateUtc="2026-08-13T05:50:00Z">
              <w:r w:rsidDel="00FF0B1C">
                <w:rPr>
                  <w:color w:val="222222"/>
                  <w:sz w:val="15"/>
                  <w:szCs w:val="15"/>
                </w:rPr>
                <w:delText>Kiyomi Yamada, Martin Reynolds, Adrian O'Connell, Daniel Bowers Initiatives: Technology Market Essentials</w:delText>
              </w:r>
            </w:del>
          </w:p>
        </w:tc>
      </w:tr>
      <w:tr w:rsidR="00975CD5" w:rsidDel="00FF0B1C" w14:paraId="1CC68C51" w14:textId="590CC169" w:rsidTr="00C9601F">
        <w:tblPrEx>
          <w:tblCellMar>
            <w:top w:w="0" w:type="dxa"/>
            <w:bottom w:w="0" w:type="dxa"/>
          </w:tblCellMar>
          <w:tblPrExChange w:id="566" w:author="Sejal Kalra" w:date="2026-08-13T10:58:00Z" w16du:dateUtc="2026-08-13T05:28:00Z">
            <w:tblPrEx>
              <w:tblCellMar>
                <w:top w:w="0" w:type="dxa"/>
                <w:bottom w:w="0" w:type="dxa"/>
              </w:tblCellMar>
            </w:tblPrEx>
          </w:tblPrExChange>
        </w:tblPrEx>
        <w:trPr>
          <w:del w:id="567" w:author="Sejal Kalra" w:date="2026-08-13T11:20:00Z" w16du:dateUtc="2026-08-13T05:50:00Z"/>
        </w:trPr>
        <w:tc>
          <w:tcPr>
            <w:tcW w:w="2842" w:type="dxa"/>
            <w:tcMar>
              <w:top w:w="40" w:type="dxa"/>
              <w:left w:w="80" w:type="dxa"/>
              <w:bottom w:w="40" w:type="dxa"/>
              <w:right w:w="80" w:type="dxa"/>
            </w:tcMar>
            <w:tcPrChange w:id="568" w:author="Sejal Kalra" w:date="2026-08-13T10:58:00Z" w16du:dateUtc="2026-08-13T05:28:00Z">
              <w:tcPr>
                <w:tcW w:w="3100" w:type="dxa"/>
                <w:tcMar>
                  <w:top w:w="40" w:type="dxa"/>
                  <w:left w:w="80" w:type="dxa"/>
                  <w:bottom w:w="40" w:type="dxa"/>
                  <w:right w:w="80" w:type="dxa"/>
                </w:tcMar>
              </w:tcPr>
            </w:tcPrChange>
          </w:tcPr>
          <w:p w14:paraId="1CE9F0C3" w14:textId="2147538B" w:rsidR="00975CD5" w:rsidDel="00FF0B1C" w:rsidRDefault="00BD35BE">
            <w:pPr>
              <w:rPr>
                <w:del w:id="569" w:author="Sejal Kalra" w:date="2026-08-13T11:20:00Z" w16du:dateUtc="2026-08-13T05:50:00Z"/>
              </w:rPr>
            </w:pPr>
            <w:del w:id="570" w:author="Sejal Kalra" w:date="2026-08-13T11:20:00Z" w16du:dateUtc="2026-08-13T05:50:00Z">
              <w:r w:rsidDel="00FF0B1C">
                <w:rPr>
                  <w:color w:val="222222"/>
                  <w:sz w:val="15"/>
                  <w:szCs w:val="15"/>
                </w:rPr>
                <w:delText>Market Definitions and Methodology: Servers</w:delText>
              </w:r>
            </w:del>
          </w:p>
        </w:tc>
        <w:tc>
          <w:tcPr>
            <w:tcW w:w="1072" w:type="dxa"/>
            <w:tcMar>
              <w:top w:w="40" w:type="dxa"/>
              <w:left w:w="80" w:type="dxa"/>
              <w:bottom w:w="40" w:type="dxa"/>
              <w:right w:w="80" w:type="dxa"/>
            </w:tcMar>
            <w:tcPrChange w:id="571" w:author="Sejal Kalra" w:date="2026-08-13T10:58:00Z" w16du:dateUtc="2026-08-13T05:28:00Z">
              <w:tcPr>
                <w:tcW w:w="1050" w:type="dxa"/>
                <w:tcMar>
                  <w:top w:w="40" w:type="dxa"/>
                  <w:left w:w="80" w:type="dxa"/>
                  <w:bottom w:w="40" w:type="dxa"/>
                  <w:right w:w="80" w:type="dxa"/>
                </w:tcMar>
              </w:tcPr>
            </w:tcPrChange>
          </w:tcPr>
          <w:p w14:paraId="55C61A84" w14:textId="28ED5E65" w:rsidR="00975CD5" w:rsidDel="00FF0B1C" w:rsidRDefault="00BD35BE">
            <w:pPr>
              <w:rPr>
                <w:del w:id="572" w:author="Sejal Kalra" w:date="2026-08-13T11:20:00Z" w16du:dateUtc="2026-08-13T05:50:00Z"/>
              </w:rPr>
            </w:pPr>
            <w:del w:id="573" w:author="Sejal Kalra" w:date="2026-08-13T11:20:00Z" w16du:dateUtc="2026-08-13T05:50:00Z">
              <w:r w:rsidDel="00FF0B1C">
                <w:rPr>
                  <w:color w:val="222222"/>
                  <w:sz w:val="15"/>
                  <w:szCs w:val="15"/>
                </w:rPr>
                <w:delText>G00849003</w:delText>
              </w:r>
            </w:del>
          </w:p>
        </w:tc>
        <w:tc>
          <w:tcPr>
            <w:tcW w:w="1851" w:type="dxa"/>
            <w:tcMar>
              <w:top w:w="40" w:type="dxa"/>
              <w:left w:w="80" w:type="dxa"/>
              <w:bottom w:w="40" w:type="dxa"/>
              <w:right w:w="80" w:type="dxa"/>
            </w:tcMar>
            <w:tcPrChange w:id="574" w:author="Sejal Kalra" w:date="2026-08-13T10:58:00Z" w16du:dateUtc="2026-08-13T05:28:00Z">
              <w:tcPr>
                <w:tcW w:w="1250" w:type="dxa"/>
                <w:tcMar>
                  <w:top w:w="40" w:type="dxa"/>
                  <w:left w:w="80" w:type="dxa"/>
                  <w:bottom w:w="40" w:type="dxa"/>
                  <w:right w:w="80" w:type="dxa"/>
                </w:tcMar>
              </w:tcPr>
            </w:tcPrChange>
          </w:tcPr>
          <w:p w14:paraId="2BF42434" w14:textId="354B139F" w:rsidR="00975CD5" w:rsidDel="00FF0B1C" w:rsidRDefault="00975CD5">
            <w:pPr>
              <w:rPr>
                <w:del w:id="575" w:author="Sejal Kalra" w:date="2026-08-13T11:20:00Z" w16du:dateUtc="2026-08-13T05:50:00Z"/>
              </w:rPr>
            </w:pPr>
          </w:p>
        </w:tc>
        <w:tc>
          <w:tcPr>
            <w:tcW w:w="3235" w:type="dxa"/>
            <w:tcMar>
              <w:top w:w="40" w:type="dxa"/>
              <w:left w:w="80" w:type="dxa"/>
              <w:bottom w:w="40" w:type="dxa"/>
              <w:right w:w="80" w:type="dxa"/>
            </w:tcMar>
            <w:tcPrChange w:id="576" w:author="Sejal Kalra" w:date="2026-08-13T10:58:00Z" w16du:dateUtc="2026-08-13T05:28:00Z">
              <w:tcPr>
                <w:tcW w:w="3600" w:type="dxa"/>
                <w:tcMar>
                  <w:top w:w="40" w:type="dxa"/>
                  <w:left w:w="80" w:type="dxa"/>
                  <w:bottom w:w="40" w:type="dxa"/>
                  <w:right w:w="80" w:type="dxa"/>
                </w:tcMar>
              </w:tcPr>
            </w:tcPrChange>
          </w:tcPr>
          <w:p w14:paraId="501DA818" w14:textId="1C3C86D1" w:rsidR="00975CD5" w:rsidDel="00FF0B1C" w:rsidRDefault="00975CD5">
            <w:pPr>
              <w:rPr>
                <w:del w:id="577" w:author="Sejal Kalra" w:date="2026-08-13T11:20:00Z" w16du:dateUtc="2026-08-13T05:50:00Z"/>
              </w:rPr>
            </w:pPr>
          </w:p>
        </w:tc>
      </w:tr>
      <w:tr w:rsidR="00975CD5" w:rsidDel="00FF0B1C" w14:paraId="65FA6037" w14:textId="171272E0" w:rsidTr="00C9601F">
        <w:tblPrEx>
          <w:tblCellMar>
            <w:top w:w="0" w:type="dxa"/>
            <w:bottom w:w="0" w:type="dxa"/>
          </w:tblCellMar>
          <w:tblPrExChange w:id="578" w:author="Sejal Kalra" w:date="2026-08-13T10:58:00Z" w16du:dateUtc="2026-08-13T05:28:00Z">
            <w:tblPrEx>
              <w:tblCellMar>
                <w:top w:w="0" w:type="dxa"/>
                <w:bottom w:w="0" w:type="dxa"/>
              </w:tblCellMar>
            </w:tblPrEx>
          </w:tblPrExChange>
        </w:tblPrEx>
        <w:trPr>
          <w:del w:id="579" w:author="Sejal Kalra" w:date="2026-08-13T11:20:00Z" w16du:dateUtc="2026-08-13T05:50:00Z"/>
        </w:trPr>
        <w:tc>
          <w:tcPr>
            <w:tcW w:w="2842" w:type="dxa"/>
            <w:shd w:val="clear" w:color="auto" w:fill="FBF8F7"/>
            <w:tcMar>
              <w:top w:w="40" w:type="dxa"/>
              <w:left w:w="80" w:type="dxa"/>
              <w:bottom w:w="40" w:type="dxa"/>
              <w:right w:w="80" w:type="dxa"/>
            </w:tcMar>
            <w:tcPrChange w:id="580" w:author="Sejal Kalra" w:date="2026-08-13T10:58:00Z" w16du:dateUtc="2026-08-13T05:28:00Z">
              <w:tcPr>
                <w:tcW w:w="3100" w:type="dxa"/>
                <w:shd w:val="clear" w:color="auto" w:fill="FBF8F7"/>
                <w:tcMar>
                  <w:top w:w="40" w:type="dxa"/>
                  <w:left w:w="80" w:type="dxa"/>
                  <w:bottom w:w="40" w:type="dxa"/>
                  <w:right w:w="80" w:type="dxa"/>
                </w:tcMar>
              </w:tcPr>
            </w:tcPrChange>
          </w:tcPr>
          <w:p w14:paraId="0801D2F9" w14:textId="0B88CD4D" w:rsidR="00975CD5" w:rsidDel="00FF0B1C" w:rsidRDefault="00BD35BE">
            <w:pPr>
              <w:rPr>
                <w:del w:id="581" w:author="Sejal Kalra" w:date="2026-08-13T11:20:00Z" w16du:dateUtc="2026-08-13T05:50:00Z"/>
              </w:rPr>
            </w:pPr>
            <w:del w:id="582" w:author="Sejal Kalra" w:date="2026-08-13T11:20:00Z" w16du:dateUtc="2026-08-13T05:50:00Z">
              <w:r w:rsidDel="00FF0B1C">
                <w:rPr>
                  <w:color w:val="222222"/>
                  <w:sz w:val="15"/>
                  <w:szCs w:val="15"/>
                </w:rPr>
                <w:delText>Market Definitions and Methodology: Semiconductor Wafer Fab Equipment</w:delText>
              </w:r>
            </w:del>
          </w:p>
        </w:tc>
        <w:tc>
          <w:tcPr>
            <w:tcW w:w="1072" w:type="dxa"/>
            <w:shd w:val="clear" w:color="auto" w:fill="FBF8F7"/>
            <w:tcMar>
              <w:top w:w="40" w:type="dxa"/>
              <w:left w:w="80" w:type="dxa"/>
              <w:bottom w:w="40" w:type="dxa"/>
              <w:right w:w="80" w:type="dxa"/>
            </w:tcMar>
            <w:tcPrChange w:id="583" w:author="Sejal Kalra" w:date="2026-08-13T10:58:00Z" w16du:dateUtc="2026-08-13T05:28:00Z">
              <w:tcPr>
                <w:tcW w:w="1050" w:type="dxa"/>
                <w:shd w:val="clear" w:color="auto" w:fill="FBF8F7"/>
                <w:tcMar>
                  <w:top w:w="40" w:type="dxa"/>
                  <w:left w:w="80" w:type="dxa"/>
                  <w:bottom w:w="40" w:type="dxa"/>
                  <w:right w:w="80" w:type="dxa"/>
                </w:tcMar>
              </w:tcPr>
            </w:tcPrChange>
          </w:tcPr>
          <w:p w14:paraId="4907623D" w14:textId="0FBE88CB" w:rsidR="00975CD5" w:rsidDel="00FF0B1C" w:rsidRDefault="00BD35BE">
            <w:pPr>
              <w:rPr>
                <w:del w:id="584" w:author="Sejal Kalra" w:date="2026-08-13T11:20:00Z" w16du:dateUtc="2026-08-13T05:50:00Z"/>
              </w:rPr>
            </w:pPr>
            <w:del w:id="585" w:author="Sejal Kalra" w:date="2026-08-13T11:20:00Z" w16du:dateUtc="2026-08-13T05:50:00Z">
              <w:r w:rsidDel="00FF0B1C">
                <w:rPr>
                  <w:color w:val="222222"/>
                  <w:sz w:val="15"/>
                  <w:szCs w:val="15"/>
                </w:rPr>
                <w:delText>&amp;amp;#8212;</w:delText>
              </w:r>
            </w:del>
          </w:p>
        </w:tc>
        <w:tc>
          <w:tcPr>
            <w:tcW w:w="1851" w:type="dxa"/>
            <w:shd w:val="clear" w:color="auto" w:fill="FBF8F7"/>
            <w:tcMar>
              <w:top w:w="40" w:type="dxa"/>
              <w:left w:w="80" w:type="dxa"/>
              <w:bottom w:w="40" w:type="dxa"/>
              <w:right w:w="80" w:type="dxa"/>
            </w:tcMar>
            <w:tcPrChange w:id="586" w:author="Sejal Kalra" w:date="2026-08-13T10:58:00Z" w16du:dateUtc="2026-08-13T05:28:00Z">
              <w:tcPr>
                <w:tcW w:w="1250" w:type="dxa"/>
                <w:shd w:val="clear" w:color="auto" w:fill="FBF8F7"/>
                <w:tcMar>
                  <w:top w:w="40" w:type="dxa"/>
                  <w:left w:w="80" w:type="dxa"/>
                  <w:bottom w:w="40" w:type="dxa"/>
                  <w:right w:w="80" w:type="dxa"/>
                </w:tcMar>
              </w:tcPr>
            </w:tcPrChange>
          </w:tcPr>
          <w:p w14:paraId="3B509873" w14:textId="607F9A30" w:rsidR="00975CD5" w:rsidDel="00FF0B1C" w:rsidRDefault="00BD35BE">
            <w:pPr>
              <w:rPr>
                <w:del w:id="587" w:author="Sejal Kalra" w:date="2026-08-13T11:20:00Z" w16du:dateUtc="2026-08-13T05:50:00Z"/>
              </w:rPr>
            </w:pPr>
            <w:del w:id="588" w:author="Sejal Kalra" w:date="2026-08-13T11:20:00Z" w16du:dateUtc="2026-08-13T05:50:00Z">
              <w:r w:rsidDel="00FF0B1C">
                <w:rPr>
                  <w:color w:val="222222"/>
                  <w:sz w:val="15"/>
                  <w:szCs w:val="15"/>
                </w:rPr>
                <w:delText>10 March 2026</w:delText>
              </w:r>
            </w:del>
          </w:p>
        </w:tc>
        <w:tc>
          <w:tcPr>
            <w:tcW w:w="3235" w:type="dxa"/>
            <w:shd w:val="clear" w:color="auto" w:fill="FBF8F7"/>
            <w:tcMar>
              <w:top w:w="40" w:type="dxa"/>
              <w:left w:w="80" w:type="dxa"/>
              <w:bottom w:w="40" w:type="dxa"/>
              <w:right w:w="80" w:type="dxa"/>
            </w:tcMar>
            <w:tcPrChange w:id="589" w:author="Sejal Kalra" w:date="2026-08-13T10:58:00Z" w16du:dateUtc="2026-08-13T05:28:00Z">
              <w:tcPr>
                <w:tcW w:w="3600" w:type="dxa"/>
                <w:shd w:val="clear" w:color="auto" w:fill="FBF8F7"/>
                <w:tcMar>
                  <w:top w:w="40" w:type="dxa"/>
                  <w:left w:w="80" w:type="dxa"/>
                  <w:bottom w:w="40" w:type="dxa"/>
                  <w:right w:w="80" w:type="dxa"/>
                </w:tcMar>
              </w:tcPr>
            </w:tcPrChange>
          </w:tcPr>
          <w:p w14:paraId="1DF548E6" w14:textId="4A115C65" w:rsidR="00975CD5" w:rsidDel="00FF0B1C" w:rsidRDefault="00BD35BE">
            <w:pPr>
              <w:rPr>
                <w:del w:id="590" w:author="Sejal Kalra" w:date="2026-08-13T11:20:00Z" w16du:dateUtc="2026-08-13T05:50:00Z"/>
              </w:rPr>
            </w:pPr>
            <w:del w:id="591" w:author="Sejal Kalra" w:date="2026-08-13T11:20:00Z" w16du:dateUtc="2026-08-13T05:50:00Z">
              <w:r w:rsidDel="00FF0B1C">
                <w:rPr>
                  <w:color w:val="222222"/>
                  <w:sz w:val="15"/>
                  <w:szCs w:val="15"/>
                </w:rPr>
                <w:delText>Bob Johnson, Gaurav Gupta, Menglin Cao (byline read from document face; image-format PDF)</w:delText>
              </w:r>
            </w:del>
          </w:p>
        </w:tc>
      </w:tr>
      <w:tr w:rsidR="00975CD5" w:rsidDel="00FF0B1C" w14:paraId="58D2B305" w14:textId="6721300E" w:rsidTr="00C9601F">
        <w:tblPrEx>
          <w:tblCellMar>
            <w:top w:w="0" w:type="dxa"/>
            <w:bottom w:w="0" w:type="dxa"/>
          </w:tblCellMar>
          <w:tblPrExChange w:id="592" w:author="Sejal Kalra" w:date="2026-08-13T10:58:00Z" w16du:dateUtc="2026-08-13T05:28:00Z">
            <w:tblPrEx>
              <w:tblCellMar>
                <w:top w:w="0" w:type="dxa"/>
                <w:bottom w:w="0" w:type="dxa"/>
              </w:tblCellMar>
            </w:tblPrEx>
          </w:tblPrExChange>
        </w:tblPrEx>
        <w:trPr>
          <w:del w:id="593" w:author="Sejal Kalra" w:date="2026-08-13T11:20:00Z" w16du:dateUtc="2026-08-13T05:50:00Z"/>
        </w:trPr>
        <w:tc>
          <w:tcPr>
            <w:tcW w:w="2842" w:type="dxa"/>
            <w:tcMar>
              <w:top w:w="40" w:type="dxa"/>
              <w:left w:w="80" w:type="dxa"/>
              <w:bottom w:w="40" w:type="dxa"/>
              <w:right w:w="80" w:type="dxa"/>
            </w:tcMar>
            <w:tcPrChange w:id="594" w:author="Sejal Kalra" w:date="2026-08-13T10:58:00Z" w16du:dateUtc="2026-08-13T05:28:00Z">
              <w:tcPr>
                <w:tcW w:w="3100" w:type="dxa"/>
                <w:tcMar>
                  <w:top w:w="40" w:type="dxa"/>
                  <w:left w:w="80" w:type="dxa"/>
                  <w:bottom w:w="40" w:type="dxa"/>
                  <w:right w:w="80" w:type="dxa"/>
                </w:tcMar>
              </w:tcPr>
            </w:tcPrChange>
          </w:tcPr>
          <w:p w14:paraId="514A14D1" w14:textId="21E21C92" w:rsidR="00975CD5" w:rsidDel="00FF0B1C" w:rsidRDefault="00BD35BE">
            <w:pPr>
              <w:rPr>
                <w:del w:id="595" w:author="Sejal Kalra" w:date="2026-08-13T11:20:00Z" w16du:dateUtc="2026-08-13T05:50:00Z"/>
              </w:rPr>
            </w:pPr>
            <w:del w:id="596" w:author="Sejal Kalra" w:date="2026-08-13T11:20:00Z" w16du:dateUtc="2026-08-13T05:50:00Z">
              <w:r w:rsidDel="00FF0B1C">
                <w:rPr>
                  <w:color w:val="222222"/>
                  <w:sz w:val="15"/>
                  <w:szCs w:val="15"/>
                </w:rPr>
                <w:delText>Market Definitions and Methodology: Semiconductor Wafer Fab Equipment</w:delText>
              </w:r>
            </w:del>
          </w:p>
        </w:tc>
        <w:tc>
          <w:tcPr>
            <w:tcW w:w="1072" w:type="dxa"/>
            <w:tcMar>
              <w:top w:w="40" w:type="dxa"/>
              <w:left w:w="80" w:type="dxa"/>
              <w:bottom w:w="40" w:type="dxa"/>
              <w:right w:w="80" w:type="dxa"/>
            </w:tcMar>
            <w:tcPrChange w:id="597" w:author="Sejal Kalra" w:date="2026-08-13T10:58:00Z" w16du:dateUtc="2026-08-13T05:28:00Z">
              <w:tcPr>
                <w:tcW w:w="1050" w:type="dxa"/>
                <w:tcMar>
                  <w:top w:w="40" w:type="dxa"/>
                  <w:left w:w="80" w:type="dxa"/>
                  <w:bottom w:w="40" w:type="dxa"/>
                  <w:right w:w="80" w:type="dxa"/>
                </w:tcMar>
              </w:tcPr>
            </w:tcPrChange>
          </w:tcPr>
          <w:p w14:paraId="220D72EA" w14:textId="061E76A8" w:rsidR="00975CD5" w:rsidDel="00FF0B1C" w:rsidRDefault="00BD35BE">
            <w:pPr>
              <w:rPr>
                <w:del w:id="598" w:author="Sejal Kalra" w:date="2026-08-13T11:20:00Z" w16du:dateUtc="2026-08-13T05:50:00Z"/>
              </w:rPr>
            </w:pPr>
            <w:del w:id="599" w:author="Sejal Kalra" w:date="2026-08-13T11:20:00Z" w16du:dateUtc="2026-08-13T05:50:00Z">
              <w:r w:rsidDel="00FF0B1C">
                <w:rPr>
                  <w:color w:val="222222"/>
                  <w:sz w:val="15"/>
                  <w:szCs w:val="15"/>
                </w:rPr>
                <w:delText>G00725127</w:delText>
              </w:r>
            </w:del>
          </w:p>
        </w:tc>
        <w:tc>
          <w:tcPr>
            <w:tcW w:w="1851" w:type="dxa"/>
            <w:tcMar>
              <w:top w:w="40" w:type="dxa"/>
              <w:left w:w="80" w:type="dxa"/>
              <w:bottom w:w="40" w:type="dxa"/>
              <w:right w:w="80" w:type="dxa"/>
            </w:tcMar>
            <w:tcPrChange w:id="600" w:author="Sejal Kalra" w:date="2026-08-13T10:58:00Z" w16du:dateUtc="2026-08-13T05:28:00Z">
              <w:tcPr>
                <w:tcW w:w="1250" w:type="dxa"/>
                <w:tcMar>
                  <w:top w:w="40" w:type="dxa"/>
                  <w:left w:w="80" w:type="dxa"/>
                  <w:bottom w:w="40" w:type="dxa"/>
                  <w:right w:w="80" w:type="dxa"/>
                </w:tcMar>
              </w:tcPr>
            </w:tcPrChange>
          </w:tcPr>
          <w:p w14:paraId="78FE3E71" w14:textId="696832B6" w:rsidR="00975CD5" w:rsidDel="00FF0B1C" w:rsidRDefault="00BD35BE">
            <w:pPr>
              <w:rPr>
                <w:del w:id="601" w:author="Sejal Kalra" w:date="2026-08-13T11:20:00Z" w16du:dateUtc="2026-08-13T05:50:00Z"/>
              </w:rPr>
            </w:pPr>
            <w:del w:id="602" w:author="Sejal Kalra" w:date="2026-08-13T11:20:00Z" w16du:dateUtc="2026-08-13T05:50:00Z">
              <w:r w:rsidDel="00FF0B1C">
                <w:rPr>
                  <w:color w:val="222222"/>
                  <w:sz w:val="15"/>
                  <w:szCs w:val="15"/>
                </w:rPr>
                <w:delText>10 June 2020</w:delText>
              </w:r>
            </w:del>
          </w:p>
        </w:tc>
        <w:tc>
          <w:tcPr>
            <w:tcW w:w="3235" w:type="dxa"/>
            <w:tcMar>
              <w:top w:w="40" w:type="dxa"/>
              <w:left w:w="80" w:type="dxa"/>
              <w:bottom w:w="40" w:type="dxa"/>
              <w:right w:w="80" w:type="dxa"/>
            </w:tcMar>
            <w:tcPrChange w:id="603" w:author="Sejal Kalra" w:date="2026-08-13T10:58:00Z" w16du:dateUtc="2026-08-13T05:28:00Z">
              <w:tcPr>
                <w:tcW w:w="3600" w:type="dxa"/>
                <w:tcMar>
                  <w:top w:w="40" w:type="dxa"/>
                  <w:left w:w="80" w:type="dxa"/>
                  <w:bottom w:w="40" w:type="dxa"/>
                  <w:right w:w="80" w:type="dxa"/>
                </w:tcMar>
              </w:tcPr>
            </w:tcPrChange>
          </w:tcPr>
          <w:p w14:paraId="4CAE612C" w14:textId="6D797242" w:rsidR="00975CD5" w:rsidDel="00FF0B1C" w:rsidRDefault="00BD35BE">
            <w:pPr>
              <w:rPr>
                <w:del w:id="604" w:author="Sejal Kalra" w:date="2026-08-13T11:20:00Z" w16du:dateUtc="2026-08-13T05:50:00Z"/>
              </w:rPr>
            </w:pPr>
            <w:del w:id="605" w:author="Sejal Kalra" w:date="2026-08-13T11:20:00Z" w16du:dateUtc="2026-08-13T05:50:00Z">
              <w:r w:rsidDel="00FF0B1C">
                <w:rPr>
                  <w:color w:val="222222"/>
                  <w:sz w:val="15"/>
                  <w:szCs w:val="15"/>
                </w:rPr>
                <w:delText>Bob Johnson, Gaurav Gupta</w:delText>
              </w:r>
            </w:del>
          </w:p>
        </w:tc>
      </w:tr>
      <w:tr w:rsidR="00975CD5" w:rsidDel="00FF0B1C" w14:paraId="0D93651C" w14:textId="6284FFC7" w:rsidTr="00C9601F">
        <w:tblPrEx>
          <w:tblCellMar>
            <w:top w:w="0" w:type="dxa"/>
            <w:bottom w:w="0" w:type="dxa"/>
          </w:tblCellMar>
          <w:tblPrExChange w:id="606" w:author="Sejal Kalra" w:date="2026-08-13T10:58:00Z" w16du:dateUtc="2026-08-13T05:28:00Z">
            <w:tblPrEx>
              <w:tblCellMar>
                <w:top w:w="0" w:type="dxa"/>
                <w:bottom w:w="0" w:type="dxa"/>
              </w:tblCellMar>
            </w:tblPrEx>
          </w:tblPrExChange>
        </w:tblPrEx>
        <w:trPr>
          <w:del w:id="607" w:author="Sejal Kalra" w:date="2026-08-13T11:20:00Z" w16du:dateUtc="2026-08-13T05:50:00Z"/>
        </w:trPr>
        <w:tc>
          <w:tcPr>
            <w:tcW w:w="2842" w:type="dxa"/>
            <w:shd w:val="clear" w:color="auto" w:fill="FBF8F7"/>
            <w:tcMar>
              <w:top w:w="40" w:type="dxa"/>
              <w:left w:w="80" w:type="dxa"/>
              <w:bottom w:w="40" w:type="dxa"/>
              <w:right w:w="80" w:type="dxa"/>
            </w:tcMar>
            <w:tcPrChange w:id="608" w:author="Sejal Kalra" w:date="2026-08-13T10:58:00Z" w16du:dateUtc="2026-08-13T05:28:00Z">
              <w:tcPr>
                <w:tcW w:w="3100" w:type="dxa"/>
                <w:shd w:val="clear" w:color="auto" w:fill="FBF8F7"/>
                <w:tcMar>
                  <w:top w:w="40" w:type="dxa"/>
                  <w:left w:w="80" w:type="dxa"/>
                  <w:bottom w:w="40" w:type="dxa"/>
                  <w:right w:w="80" w:type="dxa"/>
                </w:tcMar>
              </w:tcPr>
            </w:tcPrChange>
          </w:tcPr>
          <w:p w14:paraId="262A9F15" w14:textId="75757CD0" w:rsidR="00975CD5" w:rsidDel="00FF0B1C" w:rsidRDefault="00BD35BE">
            <w:pPr>
              <w:rPr>
                <w:del w:id="609" w:author="Sejal Kalra" w:date="2026-08-13T11:20:00Z" w16du:dateUtc="2026-08-13T05:50:00Z"/>
              </w:rPr>
            </w:pPr>
            <w:del w:id="610" w:author="Sejal Kalra" w:date="2026-08-13T11:20:00Z" w16du:dateUtc="2026-08-13T05:50:00Z">
              <w:r w:rsidDel="00FF0B1C">
                <w:rPr>
                  <w:color w:val="222222"/>
                  <w:sz w:val="15"/>
                  <w:szCs w:val="15"/>
                </w:rPr>
                <w:delText>Market Definitions and Methodology: Semiconductor Wafer Fab Equipment</w:delText>
              </w:r>
            </w:del>
          </w:p>
        </w:tc>
        <w:tc>
          <w:tcPr>
            <w:tcW w:w="1072" w:type="dxa"/>
            <w:shd w:val="clear" w:color="auto" w:fill="FBF8F7"/>
            <w:tcMar>
              <w:top w:w="40" w:type="dxa"/>
              <w:left w:w="80" w:type="dxa"/>
              <w:bottom w:w="40" w:type="dxa"/>
              <w:right w:w="80" w:type="dxa"/>
            </w:tcMar>
            <w:tcPrChange w:id="611" w:author="Sejal Kalra" w:date="2026-08-13T10:58:00Z" w16du:dateUtc="2026-08-13T05:28:00Z">
              <w:tcPr>
                <w:tcW w:w="1050" w:type="dxa"/>
                <w:shd w:val="clear" w:color="auto" w:fill="FBF8F7"/>
                <w:tcMar>
                  <w:top w:w="40" w:type="dxa"/>
                  <w:left w:w="80" w:type="dxa"/>
                  <w:bottom w:w="40" w:type="dxa"/>
                  <w:right w:w="80" w:type="dxa"/>
                </w:tcMar>
              </w:tcPr>
            </w:tcPrChange>
          </w:tcPr>
          <w:p w14:paraId="4C25C16B" w14:textId="0073C233" w:rsidR="00975CD5" w:rsidDel="00FF0B1C" w:rsidRDefault="00BD35BE">
            <w:pPr>
              <w:rPr>
                <w:del w:id="612" w:author="Sejal Kalra" w:date="2026-08-13T11:20:00Z" w16du:dateUtc="2026-08-13T05:50:00Z"/>
              </w:rPr>
            </w:pPr>
            <w:del w:id="613" w:author="Sejal Kalra" w:date="2026-08-13T11:20:00Z" w16du:dateUtc="2026-08-13T05:50:00Z">
              <w:r w:rsidDel="00FF0B1C">
                <w:rPr>
                  <w:color w:val="222222"/>
                  <w:sz w:val="15"/>
                  <w:szCs w:val="15"/>
                </w:rPr>
                <w:delText>G00745198</w:delText>
              </w:r>
            </w:del>
          </w:p>
        </w:tc>
        <w:tc>
          <w:tcPr>
            <w:tcW w:w="1851" w:type="dxa"/>
            <w:shd w:val="clear" w:color="auto" w:fill="FBF8F7"/>
            <w:tcMar>
              <w:top w:w="40" w:type="dxa"/>
              <w:left w:w="80" w:type="dxa"/>
              <w:bottom w:w="40" w:type="dxa"/>
              <w:right w:w="80" w:type="dxa"/>
            </w:tcMar>
            <w:tcPrChange w:id="614" w:author="Sejal Kalra" w:date="2026-08-13T10:58:00Z" w16du:dateUtc="2026-08-13T05:28:00Z">
              <w:tcPr>
                <w:tcW w:w="1250" w:type="dxa"/>
                <w:shd w:val="clear" w:color="auto" w:fill="FBF8F7"/>
                <w:tcMar>
                  <w:top w:w="40" w:type="dxa"/>
                  <w:left w:w="80" w:type="dxa"/>
                  <w:bottom w:w="40" w:type="dxa"/>
                  <w:right w:w="80" w:type="dxa"/>
                </w:tcMar>
              </w:tcPr>
            </w:tcPrChange>
          </w:tcPr>
          <w:p w14:paraId="5F7A0913" w14:textId="0395F973" w:rsidR="00975CD5" w:rsidDel="00FF0B1C" w:rsidRDefault="00BD35BE">
            <w:pPr>
              <w:rPr>
                <w:del w:id="615" w:author="Sejal Kalra" w:date="2026-08-13T11:20:00Z" w16du:dateUtc="2026-08-13T05:50:00Z"/>
              </w:rPr>
            </w:pPr>
            <w:del w:id="616" w:author="Sejal Kalra" w:date="2026-08-13T11:20:00Z" w16du:dateUtc="2026-08-13T05:50:00Z">
              <w:r w:rsidDel="00FF0B1C">
                <w:rPr>
                  <w:color w:val="222222"/>
                  <w:sz w:val="15"/>
                  <w:szCs w:val="15"/>
                </w:rPr>
                <w:delText>15 June 2021</w:delText>
              </w:r>
            </w:del>
          </w:p>
        </w:tc>
        <w:tc>
          <w:tcPr>
            <w:tcW w:w="3235" w:type="dxa"/>
            <w:shd w:val="clear" w:color="auto" w:fill="FBF8F7"/>
            <w:tcMar>
              <w:top w:w="40" w:type="dxa"/>
              <w:left w:w="80" w:type="dxa"/>
              <w:bottom w:w="40" w:type="dxa"/>
              <w:right w:w="80" w:type="dxa"/>
            </w:tcMar>
            <w:tcPrChange w:id="617" w:author="Sejal Kalra" w:date="2026-08-13T10:58:00Z" w16du:dateUtc="2026-08-13T05:28:00Z">
              <w:tcPr>
                <w:tcW w:w="3600" w:type="dxa"/>
                <w:shd w:val="clear" w:color="auto" w:fill="FBF8F7"/>
                <w:tcMar>
                  <w:top w:w="40" w:type="dxa"/>
                  <w:left w:w="80" w:type="dxa"/>
                  <w:bottom w:w="40" w:type="dxa"/>
                  <w:right w:w="80" w:type="dxa"/>
                </w:tcMar>
              </w:tcPr>
            </w:tcPrChange>
          </w:tcPr>
          <w:p w14:paraId="67BB0A9F" w14:textId="357EF4E0" w:rsidR="00975CD5" w:rsidDel="00FF0B1C" w:rsidRDefault="00BD35BE">
            <w:pPr>
              <w:rPr>
                <w:del w:id="618" w:author="Sejal Kalra" w:date="2026-08-13T11:20:00Z" w16du:dateUtc="2026-08-13T05:50:00Z"/>
              </w:rPr>
            </w:pPr>
            <w:del w:id="619" w:author="Sejal Kalra" w:date="2026-08-13T11:20:00Z" w16du:dateUtc="2026-08-13T05:50:00Z">
              <w:r w:rsidDel="00FF0B1C">
                <w:rPr>
                  <w:color w:val="222222"/>
                  <w:sz w:val="15"/>
                  <w:szCs w:val="15"/>
                </w:rPr>
                <w:delText>Bob Johnson, Gaurav Gupta</w:delText>
              </w:r>
            </w:del>
          </w:p>
        </w:tc>
      </w:tr>
      <w:tr w:rsidR="00975CD5" w:rsidDel="00FF0B1C" w14:paraId="7C82C0B8" w14:textId="3EDDE099" w:rsidTr="00C9601F">
        <w:tblPrEx>
          <w:tblCellMar>
            <w:top w:w="0" w:type="dxa"/>
            <w:bottom w:w="0" w:type="dxa"/>
          </w:tblCellMar>
          <w:tblPrExChange w:id="620" w:author="Sejal Kalra" w:date="2026-08-13T10:58:00Z" w16du:dateUtc="2026-08-13T05:28:00Z">
            <w:tblPrEx>
              <w:tblCellMar>
                <w:top w:w="0" w:type="dxa"/>
                <w:bottom w:w="0" w:type="dxa"/>
              </w:tblCellMar>
            </w:tblPrEx>
          </w:tblPrExChange>
        </w:tblPrEx>
        <w:trPr>
          <w:del w:id="621" w:author="Sejal Kalra" w:date="2026-08-13T11:20:00Z" w16du:dateUtc="2026-08-13T05:50:00Z"/>
        </w:trPr>
        <w:tc>
          <w:tcPr>
            <w:tcW w:w="2842" w:type="dxa"/>
            <w:tcMar>
              <w:top w:w="40" w:type="dxa"/>
              <w:left w:w="80" w:type="dxa"/>
              <w:bottom w:w="40" w:type="dxa"/>
              <w:right w:w="80" w:type="dxa"/>
            </w:tcMar>
            <w:tcPrChange w:id="622" w:author="Sejal Kalra" w:date="2026-08-13T10:58:00Z" w16du:dateUtc="2026-08-13T05:28:00Z">
              <w:tcPr>
                <w:tcW w:w="3100" w:type="dxa"/>
                <w:tcMar>
                  <w:top w:w="40" w:type="dxa"/>
                  <w:left w:w="80" w:type="dxa"/>
                  <w:bottom w:w="40" w:type="dxa"/>
                  <w:right w:w="80" w:type="dxa"/>
                </w:tcMar>
              </w:tcPr>
            </w:tcPrChange>
          </w:tcPr>
          <w:p w14:paraId="6A9A9380" w14:textId="1CE8E495" w:rsidR="00975CD5" w:rsidDel="00FF0B1C" w:rsidRDefault="00BD35BE">
            <w:pPr>
              <w:rPr>
                <w:del w:id="623" w:author="Sejal Kalra" w:date="2026-08-13T11:20:00Z" w16du:dateUtc="2026-08-13T05:50:00Z"/>
              </w:rPr>
            </w:pPr>
            <w:del w:id="624" w:author="Sejal Kalra" w:date="2026-08-13T11:20:00Z" w16du:dateUtc="2026-08-13T05:50:00Z">
              <w:r w:rsidDel="00FF0B1C">
                <w:rPr>
                  <w:color w:val="222222"/>
                  <w:sz w:val="15"/>
                  <w:szCs w:val="15"/>
                </w:rPr>
                <w:delText>Market Definitions and Methodology: Semiconductor Wafer Fab Equipment</w:delText>
              </w:r>
            </w:del>
          </w:p>
        </w:tc>
        <w:tc>
          <w:tcPr>
            <w:tcW w:w="1072" w:type="dxa"/>
            <w:tcMar>
              <w:top w:w="40" w:type="dxa"/>
              <w:left w:w="80" w:type="dxa"/>
              <w:bottom w:w="40" w:type="dxa"/>
              <w:right w:w="80" w:type="dxa"/>
            </w:tcMar>
            <w:tcPrChange w:id="625" w:author="Sejal Kalra" w:date="2026-08-13T10:58:00Z" w16du:dateUtc="2026-08-13T05:28:00Z">
              <w:tcPr>
                <w:tcW w:w="1050" w:type="dxa"/>
                <w:tcMar>
                  <w:top w:w="40" w:type="dxa"/>
                  <w:left w:w="80" w:type="dxa"/>
                  <w:bottom w:w="40" w:type="dxa"/>
                  <w:right w:w="80" w:type="dxa"/>
                </w:tcMar>
              </w:tcPr>
            </w:tcPrChange>
          </w:tcPr>
          <w:p w14:paraId="47197568" w14:textId="6D078D96" w:rsidR="00975CD5" w:rsidDel="00FF0B1C" w:rsidRDefault="00BD35BE">
            <w:pPr>
              <w:rPr>
                <w:del w:id="626" w:author="Sejal Kalra" w:date="2026-08-13T11:20:00Z" w16du:dateUtc="2026-08-13T05:50:00Z"/>
              </w:rPr>
            </w:pPr>
            <w:del w:id="627" w:author="Sejal Kalra" w:date="2026-08-13T11:20:00Z" w16du:dateUtc="2026-08-13T05:50:00Z">
              <w:r w:rsidDel="00FF0B1C">
                <w:rPr>
                  <w:color w:val="222222"/>
                  <w:sz w:val="15"/>
                  <w:szCs w:val="15"/>
                </w:rPr>
                <w:delText>G00765289</w:delText>
              </w:r>
            </w:del>
          </w:p>
        </w:tc>
        <w:tc>
          <w:tcPr>
            <w:tcW w:w="1851" w:type="dxa"/>
            <w:tcMar>
              <w:top w:w="40" w:type="dxa"/>
              <w:left w:w="80" w:type="dxa"/>
              <w:bottom w:w="40" w:type="dxa"/>
              <w:right w:w="80" w:type="dxa"/>
            </w:tcMar>
            <w:tcPrChange w:id="628" w:author="Sejal Kalra" w:date="2026-08-13T10:58:00Z" w16du:dateUtc="2026-08-13T05:28:00Z">
              <w:tcPr>
                <w:tcW w:w="1250" w:type="dxa"/>
                <w:tcMar>
                  <w:top w:w="40" w:type="dxa"/>
                  <w:left w:w="80" w:type="dxa"/>
                  <w:bottom w:w="40" w:type="dxa"/>
                  <w:right w:w="80" w:type="dxa"/>
                </w:tcMar>
              </w:tcPr>
            </w:tcPrChange>
          </w:tcPr>
          <w:p w14:paraId="36BA03CE" w14:textId="180E94CD" w:rsidR="00975CD5" w:rsidDel="00FF0B1C" w:rsidRDefault="00BD35BE">
            <w:pPr>
              <w:rPr>
                <w:del w:id="629" w:author="Sejal Kalra" w:date="2026-08-13T11:20:00Z" w16du:dateUtc="2026-08-13T05:50:00Z"/>
              </w:rPr>
            </w:pPr>
            <w:del w:id="630" w:author="Sejal Kalra" w:date="2026-08-13T11:20:00Z" w16du:dateUtc="2026-08-13T05:50:00Z">
              <w:r w:rsidDel="00FF0B1C">
                <w:rPr>
                  <w:color w:val="222222"/>
                  <w:sz w:val="15"/>
                  <w:szCs w:val="15"/>
                </w:rPr>
                <w:delText>27 June 2022</w:delText>
              </w:r>
            </w:del>
          </w:p>
        </w:tc>
        <w:tc>
          <w:tcPr>
            <w:tcW w:w="3235" w:type="dxa"/>
            <w:tcMar>
              <w:top w:w="40" w:type="dxa"/>
              <w:left w:w="80" w:type="dxa"/>
              <w:bottom w:w="40" w:type="dxa"/>
              <w:right w:w="80" w:type="dxa"/>
            </w:tcMar>
            <w:tcPrChange w:id="631" w:author="Sejal Kalra" w:date="2026-08-13T10:58:00Z" w16du:dateUtc="2026-08-13T05:28:00Z">
              <w:tcPr>
                <w:tcW w:w="3600" w:type="dxa"/>
                <w:tcMar>
                  <w:top w:w="40" w:type="dxa"/>
                  <w:left w:w="80" w:type="dxa"/>
                  <w:bottom w:w="40" w:type="dxa"/>
                  <w:right w:w="80" w:type="dxa"/>
                </w:tcMar>
              </w:tcPr>
            </w:tcPrChange>
          </w:tcPr>
          <w:p w14:paraId="1930B454" w14:textId="00EDD3AA" w:rsidR="00975CD5" w:rsidDel="00FF0B1C" w:rsidRDefault="00BD35BE">
            <w:pPr>
              <w:rPr>
                <w:del w:id="632" w:author="Sejal Kalra" w:date="2026-08-13T11:20:00Z" w16du:dateUtc="2026-08-13T05:50:00Z"/>
              </w:rPr>
            </w:pPr>
            <w:del w:id="633" w:author="Sejal Kalra" w:date="2026-08-13T11:20:00Z" w16du:dateUtc="2026-08-13T05:50:00Z">
              <w:r w:rsidDel="00FF0B1C">
                <w:rPr>
                  <w:color w:val="222222"/>
                  <w:sz w:val="15"/>
                  <w:szCs w:val="15"/>
                </w:rPr>
                <w:delText>Menglin Cao, Gaurav Gupta, Bob Johnson</w:delText>
              </w:r>
            </w:del>
          </w:p>
        </w:tc>
      </w:tr>
      <w:tr w:rsidR="00975CD5" w:rsidDel="00C9601F" w14:paraId="0E9EE7C4" w14:textId="2B3D5269" w:rsidTr="00C9601F">
        <w:tblPrEx>
          <w:tblCellMar>
            <w:top w:w="0" w:type="dxa"/>
            <w:bottom w:w="0" w:type="dxa"/>
          </w:tblCellMar>
          <w:tblPrExChange w:id="634" w:author="Sejal Kalra" w:date="2026-08-13T10:58:00Z" w16du:dateUtc="2026-08-13T05:28:00Z">
            <w:tblPrEx>
              <w:tblCellMar>
                <w:top w:w="0" w:type="dxa"/>
                <w:bottom w:w="0" w:type="dxa"/>
              </w:tblCellMar>
            </w:tblPrEx>
          </w:tblPrExChange>
        </w:tblPrEx>
        <w:trPr>
          <w:del w:id="635" w:author="Sejal Kalra" w:date="2026-08-13T10:58:00Z" w16du:dateUtc="2026-08-13T05:28:00Z"/>
        </w:trPr>
        <w:tc>
          <w:tcPr>
            <w:tcW w:w="2842" w:type="dxa"/>
            <w:shd w:val="clear" w:color="auto" w:fill="FBF8F7"/>
            <w:tcMar>
              <w:top w:w="40" w:type="dxa"/>
              <w:left w:w="80" w:type="dxa"/>
              <w:bottom w:w="40" w:type="dxa"/>
              <w:right w:w="80" w:type="dxa"/>
            </w:tcMar>
            <w:tcPrChange w:id="636" w:author="Sejal Kalra" w:date="2026-08-13T10:58:00Z" w16du:dateUtc="2026-08-13T05:28:00Z">
              <w:tcPr>
                <w:tcW w:w="3100" w:type="dxa"/>
                <w:shd w:val="clear" w:color="auto" w:fill="FBF8F7"/>
                <w:tcMar>
                  <w:top w:w="40" w:type="dxa"/>
                  <w:left w:w="80" w:type="dxa"/>
                  <w:bottom w:w="40" w:type="dxa"/>
                  <w:right w:w="80" w:type="dxa"/>
                </w:tcMar>
              </w:tcPr>
            </w:tcPrChange>
          </w:tcPr>
          <w:p w14:paraId="3F285A9D" w14:textId="72FD1AFE" w:rsidR="00975CD5" w:rsidDel="00C9601F" w:rsidRDefault="00BD35BE">
            <w:pPr>
              <w:rPr>
                <w:del w:id="637" w:author="Sejal Kalra" w:date="2026-08-13T10:58:00Z" w16du:dateUtc="2026-08-13T05:28:00Z"/>
              </w:rPr>
            </w:pPr>
            <w:del w:id="638" w:author="Sejal Kalra" w:date="2026-08-13T10:58:00Z" w16du:dateUtc="2026-08-13T05:28:00Z">
              <w:r w:rsidDel="00C9601F">
                <w:rPr>
                  <w:color w:val="222222"/>
                  <w:sz w:val="15"/>
                  <w:szCs w:val="15"/>
                </w:rPr>
                <w:lastRenderedPageBreak/>
                <w:delText>Market Definitions and Methodology: Semiconductor Wafer Fab Equipment</w:delText>
              </w:r>
            </w:del>
          </w:p>
        </w:tc>
        <w:tc>
          <w:tcPr>
            <w:tcW w:w="1072" w:type="dxa"/>
            <w:shd w:val="clear" w:color="auto" w:fill="FBF8F7"/>
            <w:tcMar>
              <w:top w:w="40" w:type="dxa"/>
              <w:left w:w="80" w:type="dxa"/>
              <w:bottom w:w="40" w:type="dxa"/>
              <w:right w:w="80" w:type="dxa"/>
            </w:tcMar>
            <w:tcPrChange w:id="639" w:author="Sejal Kalra" w:date="2026-08-13T10:58:00Z" w16du:dateUtc="2026-08-13T05:28:00Z">
              <w:tcPr>
                <w:tcW w:w="1050" w:type="dxa"/>
                <w:shd w:val="clear" w:color="auto" w:fill="FBF8F7"/>
                <w:tcMar>
                  <w:top w:w="40" w:type="dxa"/>
                  <w:left w:w="80" w:type="dxa"/>
                  <w:bottom w:w="40" w:type="dxa"/>
                  <w:right w:w="80" w:type="dxa"/>
                </w:tcMar>
              </w:tcPr>
            </w:tcPrChange>
          </w:tcPr>
          <w:p w14:paraId="0A2917F9" w14:textId="189EBA9C" w:rsidR="00975CD5" w:rsidDel="00C9601F" w:rsidRDefault="00BD35BE">
            <w:pPr>
              <w:rPr>
                <w:del w:id="640" w:author="Sejal Kalra" w:date="2026-08-13T10:58:00Z" w16du:dateUtc="2026-08-13T05:28:00Z"/>
              </w:rPr>
            </w:pPr>
            <w:del w:id="641" w:author="Sejal Kalra" w:date="2026-08-13T10:58:00Z" w16du:dateUtc="2026-08-13T05:28:00Z">
              <w:r w:rsidDel="00C9601F">
                <w:rPr>
                  <w:color w:val="222222"/>
                  <w:sz w:val="15"/>
                  <w:szCs w:val="15"/>
                </w:rPr>
                <w:delText>G00794257</w:delText>
              </w:r>
            </w:del>
          </w:p>
        </w:tc>
        <w:tc>
          <w:tcPr>
            <w:tcW w:w="1851" w:type="dxa"/>
            <w:shd w:val="clear" w:color="auto" w:fill="FBF8F7"/>
            <w:tcMar>
              <w:top w:w="40" w:type="dxa"/>
              <w:left w:w="80" w:type="dxa"/>
              <w:bottom w:w="40" w:type="dxa"/>
              <w:right w:w="80" w:type="dxa"/>
            </w:tcMar>
            <w:tcPrChange w:id="642" w:author="Sejal Kalra" w:date="2026-08-13T10:58:00Z" w16du:dateUtc="2026-08-13T05:28:00Z">
              <w:tcPr>
                <w:tcW w:w="1250" w:type="dxa"/>
                <w:shd w:val="clear" w:color="auto" w:fill="FBF8F7"/>
                <w:tcMar>
                  <w:top w:w="40" w:type="dxa"/>
                  <w:left w:w="80" w:type="dxa"/>
                  <w:bottom w:w="40" w:type="dxa"/>
                  <w:right w:w="80" w:type="dxa"/>
                </w:tcMar>
              </w:tcPr>
            </w:tcPrChange>
          </w:tcPr>
          <w:p w14:paraId="65896440" w14:textId="1D260553" w:rsidR="00975CD5" w:rsidDel="00C9601F" w:rsidRDefault="00BD35BE">
            <w:pPr>
              <w:rPr>
                <w:del w:id="643" w:author="Sejal Kalra" w:date="2026-08-13T10:58:00Z" w16du:dateUtc="2026-08-13T05:28:00Z"/>
              </w:rPr>
            </w:pPr>
            <w:del w:id="644" w:author="Sejal Kalra" w:date="2026-08-13T10:58:00Z" w16du:dateUtc="2026-08-13T05:28:00Z">
              <w:r w:rsidDel="00C9601F">
                <w:rPr>
                  <w:color w:val="222222"/>
                  <w:sz w:val="15"/>
                  <w:szCs w:val="15"/>
                </w:rPr>
                <w:delText>20 July 2023</w:delText>
              </w:r>
            </w:del>
          </w:p>
        </w:tc>
        <w:tc>
          <w:tcPr>
            <w:tcW w:w="3235" w:type="dxa"/>
            <w:shd w:val="clear" w:color="auto" w:fill="FBF8F7"/>
            <w:tcMar>
              <w:top w:w="40" w:type="dxa"/>
              <w:left w:w="80" w:type="dxa"/>
              <w:bottom w:w="40" w:type="dxa"/>
              <w:right w:w="80" w:type="dxa"/>
            </w:tcMar>
            <w:tcPrChange w:id="645" w:author="Sejal Kalra" w:date="2026-08-13T10:58:00Z" w16du:dateUtc="2026-08-13T05:28:00Z">
              <w:tcPr>
                <w:tcW w:w="3600" w:type="dxa"/>
                <w:shd w:val="clear" w:color="auto" w:fill="FBF8F7"/>
                <w:tcMar>
                  <w:top w:w="40" w:type="dxa"/>
                  <w:left w:w="80" w:type="dxa"/>
                  <w:bottom w:w="40" w:type="dxa"/>
                  <w:right w:w="80" w:type="dxa"/>
                </w:tcMar>
              </w:tcPr>
            </w:tcPrChange>
          </w:tcPr>
          <w:p w14:paraId="62D7DF50" w14:textId="5D629D67" w:rsidR="00975CD5" w:rsidDel="00C9601F" w:rsidRDefault="00BD35BE">
            <w:pPr>
              <w:rPr>
                <w:del w:id="646" w:author="Sejal Kalra" w:date="2026-08-13T10:58:00Z" w16du:dateUtc="2026-08-13T05:28:00Z"/>
              </w:rPr>
            </w:pPr>
            <w:del w:id="647" w:author="Sejal Kalra" w:date="2026-08-13T10:58:00Z" w16du:dateUtc="2026-08-13T05:28:00Z">
              <w:r w:rsidDel="00C9601F">
                <w:rPr>
                  <w:color w:val="222222"/>
                  <w:sz w:val="15"/>
                  <w:szCs w:val="15"/>
                </w:rPr>
                <w:delText>Menglin Cao, Bob Johnson, Gaurav Gupta</w:delText>
              </w:r>
            </w:del>
          </w:p>
        </w:tc>
      </w:tr>
      <w:tr w:rsidR="00975CD5" w:rsidDel="00C9601F" w14:paraId="241179C4" w14:textId="60904DE1" w:rsidTr="00C9601F">
        <w:tblPrEx>
          <w:tblCellMar>
            <w:top w:w="0" w:type="dxa"/>
            <w:bottom w:w="0" w:type="dxa"/>
          </w:tblCellMar>
          <w:tblPrExChange w:id="648" w:author="Sejal Kalra" w:date="2026-08-13T10:58:00Z" w16du:dateUtc="2026-08-13T05:28:00Z">
            <w:tblPrEx>
              <w:tblCellMar>
                <w:top w:w="0" w:type="dxa"/>
                <w:bottom w:w="0" w:type="dxa"/>
              </w:tblCellMar>
            </w:tblPrEx>
          </w:tblPrExChange>
        </w:tblPrEx>
        <w:trPr>
          <w:del w:id="649" w:author="Sejal Kalra" w:date="2026-08-13T10:58:00Z" w16du:dateUtc="2026-08-13T05:28:00Z"/>
        </w:trPr>
        <w:tc>
          <w:tcPr>
            <w:tcW w:w="2842" w:type="dxa"/>
            <w:tcMar>
              <w:top w:w="40" w:type="dxa"/>
              <w:left w:w="80" w:type="dxa"/>
              <w:bottom w:w="40" w:type="dxa"/>
              <w:right w:w="80" w:type="dxa"/>
            </w:tcMar>
            <w:tcPrChange w:id="650" w:author="Sejal Kalra" w:date="2026-08-13T10:58:00Z" w16du:dateUtc="2026-08-13T05:28:00Z">
              <w:tcPr>
                <w:tcW w:w="3100" w:type="dxa"/>
                <w:tcMar>
                  <w:top w:w="40" w:type="dxa"/>
                  <w:left w:w="80" w:type="dxa"/>
                  <w:bottom w:w="40" w:type="dxa"/>
                  <w:right w:w="80" w:type="dxa"/>
                </w:tcMar>
              </w:tcPr>
            </w:tcPrChange>
          </w:tcPr>
          <w:p w14:paraId="012E0CAB" w14:textId="147FB07A" w:rsidR="00975CD5" w:rsidDel="00C9601F" w:rsidRDefault="00BD35BE">
            <w:pPr>
              <w:rPr>
                <w:del w:id="651" w:author="Sejal Kalra" w:date="2026-08-13T10:58:00Z" w16du:dateUtc="2026-08-13T05:28:00Z"/>
              </w:rPr>
            </w:pPr>
            <w:del w:id="652" w:author="Sejal Kalra" w:date="2026-08-13T10:58:00Z" w16du:dateUtc="2026-08-13T05:28:00Z">
              <w:r w:rsidDel="00C9601F">
                <w:rPr>
                  <w:color w:val="222222"/>
                  <w:sz w:val="15"/>
                  <w:szCs w:val="15"/>
                </w:rPr>
                <w:delText>Market Definitions and Methodology: Semiconductor Wafer Fab Equipment</w:delText>
              </w:r>
            </w:del>
          </w:p>
        </w:tc>
        <w:tc>
          <w:tcPr>
            <w:tcW w:w="1072" w:type="dxa"/>
            <w:tcMar>
              <w:top w:w="40" w:type="dxa"/>
              <w:left w:w="80" w:type="dxa"/>
              <w:bottom w:w="40" w:type="dxa"/>
              <w:right w:w="80" w:type="dxa"/>
            </w:tcMar>
            <w:tcPrChange w:id="653" w:author="Sejal Kalra" w:date="2026-08-13T10:58:00Z" w16du:dateUtc="2026-08-13T05:28:00Z">
              <w:tcPr>
                <w:tcW w:w="1050" w:type="dxa"/>
                <w:tcMar>
                  <w:top w:w="40" w:type="dxa"/>
                  <w:left w:w="80" w:type="dxa"/>
                  <w:bottom w:w="40" w:type="dxa"/>
                  <w:right w:w="80" w:type="dxa"/>
                </w:tcMar>
              </w:tcPr>
            </w:tcPrChange>
          </w:tcPr>
          <w:p w14:paraId="5EA8B404" w14:textId="3FFEB352" w:rsidR="00975CD5" w:rsidDel="00C9601F" w:rsidRDefault="00BD35BE">
            <w:pPr>
              <w:rPr>
                <w:del w:id="654" w:author="Sejal Kalra" w:date="2026-08-13T10:58:00Z" w16du:dateUtc="2026-08-13T05:28:00Z"/>
              </w:rPr>
            </w:pPr>
            <w:del w:id="655" w:author="Sejal Kalra" w:date="2026-08-13T10:58:00Z" w16du:dateUtc="2026-08-13T05:28:00Z">
              <w:r w:rsidDel="00C9601F">
                <w:rPr>
                  <w:color w:val="222222"/>
                  <w:sz w:val="15"/>
                  <w:szCs w:val="15"/>
                </w:rPr>
                <w:delText>G00827116</w:delText>
              </w:r>
            </w:del>
          </w:p>
        </w:tc>
        <w:tc>
          <w:tcPr>
            <w:tcW w:w="1851" w:type="dxa"/>
            <w:tcMar>
              <w:top w:w="40" w:type="dxa"/>
              <w:left w:w="80" w:type="dxa"/>
              <w:bottom w:w="40" w:type="dxa"/>
              <w:right w:w="80" w:type="dxa"/>
            </w:tcMar>
            <w:tcPrChange w:id="656" w:author="Sejal Kalra" w:date="2026-08-13T10:58:00Z" w16du:dateUtc="2026-08-13T05:28:00Z">
              <w:tcPr>
                <w:tcW w:w="1250" w:type="dxa"/>
                <w:tcMar>
                  <w:top w:w="40" w:type="dxa"/>
                  <w:left w:w="80" w:type="dxa"/>
                  <w:bottom w:w="40" w:type="dxa"/>
                  <w:right w:w="80" w:type="dxa"/>
                </w:tcMar>
              </w:tcPr>
            </w:tcPrChange>
          </w:tcPr>
          <w:p w14:paraId="090EEAA1" w14:textId="02193C78" w:rsidR="00975CD5" w:rsidDel="00C9601F" w:rsidRDefault="00BD35BE">
            <w:pPr>
              <w:rPr>
                <w:del w:id="657" w:author="Sejal Kalra" w:date="2026-08-13T10:58:00Z" w16du:dateUtc="2026-08-13T05:28:00Z"/>
              </w:rPr>
            </w:pPr>
            <w:del w:id="658" w:author="Sejal Kalra" w:date="2026-08-13T10:58:00Z" w16du:dateUtc="2026-08-13T05:28:00Z">
              <w:r w:rsidDel="00C9601F">
                <w:rPr>
                  <w:color w:val="222222"/>
                  <w:sz w:val="15"/>
                  <w:szCs w:val="15"/>
                </w:rPr>
                <w:delText>25 February 2025</w:delText>
              </w:r>
            </w:del>
          </w:p>
        </w:tc>
        <w:tc>
          <w:tcPr>
            <w:tcW w:w="3235" w:type="dxa"/>
            <w:tcMar>
              <w:top w:w="40" w:type="dxa"/>
              <w:left w:w="80" w:type="dxa"/>
              <w:bottom w:w="40" w:type="dxa"/>
              <w:right w:w="80" w:type="dxa"/>
            </w:tcMar>
            <w:tcPrChange w:id="659" w:author="Sejal Kalra" w:date="2026-08-13T10:58:00Z" w16du:dateUtc="2026-08-13T05:28:00Z">
              <w:tcPr>
                <w:tcW w:w="3600" w:type="dxa"/>
                <w:tcMar>
                  <w:top w:w="40" w:type="dxa"/>
                  <w:left w:w="80" w:type="dxa"/>
                  <w:bottom w:w="40" w:type="dxa"/>
                  <w:right w:w="80" w:type="dxa"/>
                </w:tcMar>
              </w:tcPr>
            </w:tcPrChange>
          </w:tcPr>
          <w:p w14:paraId="1C4BD405" w14:textId="0CC444CE" w:rsidR="00975CD5" w:rsidDel="00C9601F" w:rsidRDefault="00BD35BE">
            <w:pPr>
              <w:rPr>
                <w:del w:id="660" w:author="Sejal Kalra" w:date="2026-08-13T10:58:00Z" w16du:dateUtc="2026-08-13T05:28:00Z"/>
              </w:rPr>
            </w:pPr>
            <w:del w:id="661" w:author="Sejal Kalra" w:date="2026-08-13T10:58:00Z" w16du:dateUtc="2026-08-13T05:28:00Z">
              <w:r w:rsidDel="00C9601F">
                <w:rPr>
                  <w:color w:val="222222"/>
                  <w:sz w:val="15"/>
                  <w:szCs w:val="15"/>
                </w:rPr>
                <w:delText>Menglin Cao, Bob Johnson</w:delText>
              </w:r>
            </w:del>
          </w:p>
        </w:tc>
      </w:tr>
      <w:tr w:rsidR="00975CD5" w:rsidDel="00C9601F" w14:paraId="0A4B195B" w14:textId="3577D5C1" w:rsidTr="00C9601F">
        <w:tblPrEx>
          <w:tblCellMar>
            <w:top w:w="0" w:type="dxa"/>
            <w:bottom w:w="0" w:type="dxa"/>
          </w:tblCellMar>
          <w:tblPrExChange w:id="662" w:author="Sejal Kalra" w:date="2026-08-13T10:58:00Z" w16du:dateUtc="2026-08-13T05:28:00Z">
            <w:tblPrEx>
              <w:tblCellMar>
                <w:top w:w="0" w:type="dxa"/>
                <w:bottom w:w="0" w:type="dxa"/>
              </w:tblCellMar>
            </w:tblPrEx>
          </w:tblPrExChange>
        </w:tblPrEx>
        <w:trPr>
          <w:del w:id="663" w:author="Sejal Kalra" w:date="2026-08-13T10:58:00Z" w16du:dateUtc="2026-08-13T05:28:00Z"/>
        </w:trPr>
        <w:tc>
          <w:tcPr>
            <w:tcW w:w="2842" w:type="dxa"/>
            <w:shd w:val="clear" w:color="auto" w:fill="FBF8F7"/>
            <w:tcMar>
              <w:top w:w="40" w:type="dxa"/>
              <w:left w:w="80" w:type="dxa"/>
              <w:bottom w:w="40" w:type="dxa"/>
              <w:right w:w="80" w:type="dxa"/>
            </w:tcMar>
            <w:tcPrChange w:id="664" w:author="Sejal Kalra" w:date="2026-08-13T10:58:00Z" w16du:dateUtc="2026-08-13T05:28:00Z">
              <w:tcPr>
                <w:tcW w:w="3100" w:type="dxa"/>
                <w:shd w:val="clear" w:color="auto" w:fill="FBF8F7"/>
                <w:tcMar>
                  <w:top w:w="40" w:type="dxa"/>
                  <w:left w:w="80" w:type="dxa"/>
                  <w:bottom w:w="40" w:type="dxa"/>
                  <w:right w:w="80" w:type="dxa"/>
                </w:tcMar>
              </w:tcPr>
            </w:tcPrChange>
          </w:tcPr>
          <w:p w14:paraId="4D7925A6" w14:textId="327C98A5" w:rsidR="00975CD5" w:rsidDel="00C9601F" w:rsidRDefault="00BD35BE">
            <w:pPr>
              <w:rPr>
                <w:del w:id="665" w:author="Sejal Kalra" w:date="2026-08-13T10:58:00Z" w16du:dateUtc="2026-08-13T05:28:00Z"/>
              </w:rPr>
            </w:pPr>
            <w:del w:id="666" w:author="Sejal Kalra" w:date="2026-08-13T10:58:00Z" w16du:dateUtc="2026-08-13T05:28:00Z">
              <w:r w:rsidDel="00C9601F">
                <w:rPr>
                  <w:color w:val="222222"/>
                  <w:sz w:val="15"/>
                  <w:szCs w:val="15"/>
                </w:rPr>
                <w:delText>Market Definitions and Methodology: Semiconductor Wafer Fab Equipment</w:delText>
              </w:r>
            </w:del>
          </w:p>
        </w:tc>
        <w:tc>
          <w:tcPr>
            <w:tcW w:w="1072" w:type="dxa"/>
            <w:shd w:val="clear" w:color="auto" w:fill="FBF8F7"/>
            <w:tcMar>
              <w:top w:w="40" w:type="dxa"/>
              <w:left w:w="80" w:type="dxa"/>
              <w:bottom w:w="40" w:type="dxa"/>
              <w:right w:w="80" w:type="dxa"/>
            </w:tcMar>
            <w:tcPrChange w:id="667" w:author="Sejal Kalra" w:date="2026-08-13T10:58:00Z" w16du:dateUtc="2026-08-13T05:28:00Z">
              <w:tcPr>
                <w:tcW w:w="1050" w:type="dxa"/>
                <w:shd w:val="clear" w:color="auto" w:fill="FBF8F7"/>
                <w:tcMar>
                  <w:top w:w="40" w:type="dxa"/>
                  <w:left w:w="80" w:type="dxa"/>
                  <w:bottom w:w="40" w:type="dxa"/>
                  <w:right w:w="80" w:type="dxa"/>
                </w:tcMar>
              </w:tcPr>
            </w:tcPrChange>
          </w:tcPr>
          <w:p w14:paraId="3BA63C27" w14:textId="11DCDE48" w:rsidR="00975CD5" w:rsidDel="00C9601F" w:rsidRDefault="00BD35BE">
            <w:pPr>
              <w:rPr>
                <w:del w:id="668" w:author="Sejal Kalra" w:date="2026-08-13T10:58:00Z" w16du:dateUtc="2026-08-13T05:28:00Z"/>
              </w:rPr>
            </w:pPr>
            <w:del w:id="669" w:author="Sejal Kalra" w:date="2026-08-13T10:58:00Z" w16du:dateUtc="2026-08-13T05:28:00Z">
              <w:r w:rsidDel="00C9601F">
                <w:rPr>
                  <w:color w:val="222222"/>
                  <w:sz w:val="15"/>
                  <w:szCs w:val="15"/>
                </w:rPr>
                <w:delText>G00831546</w:delText>
              </w:r>
            </w:del>
          </w:p>
        </w:tc>
        <w:tc>
          <w:tcPr>
            <w:tcW w:w="1851" w:type="dxa"/>
            <w:shd w:val="clear" w:color="auto" w:fill="FBF8F7"/>
            <w:tcMar>
              <w:top w:w="40" w:type="dxa"/>
              <w:left w:w="80" w:type="dxa"/>
              <w:bottom w:w="40" w:type="dxa"/>
              <w:right w:w="80" w:type="dxa"/>
            </w:tcMar>
            <w:tcPrChange w:id="670" w:author="Sejal Kalra" w:date="2026-08-13T10:58:00Z" w16du:dateUtc="2026-08-13T05:28:00Z">
              <w:tcPr>
                <w:tcW w:w="1250" w:type="dxa"/>
                <w:shd w:val="clear" w:color="auto" w:fill="FBF8F7"/>
                <w:tcMar>
                  <w:top w:w="40" w:type="dxa"/>
                  <w:left w:w="80" w:type="dxa"/>
                  <w:bottom w:w="40" w:type="dxa"/>
                  <w:right w:w="80" w:type="dxa"/>
                </w:tcMar>
              </w:tcPr>
            </w:tcPrChange>
          </w:tcPr>
          <w:p w14:paraId="735E7EC1" w14:textId="29CAB5A9" w:rsidR="00975CD5" w:rsidDel="00C9601F" w:rsidRDefault="00BD35BE">
            <w:pPr>
              <w:rPr>
                <w:del w:id="671" w:author="Sejal Kalra" w:date="2026-08-13T10:58:00Z" w16du:dateUtc="2026-08-13T05:28:00Z"/>
              </w:rPr>
            </w:pPr>
            <w:del w:id="672" w:author="Sejal Kalra" w:date="2026-08-13T10:58:00Z" w16du:dateUtc="2026-08-13T05:28:00Z">
              <w:r w:rsidDel="00C9601F">
                <w:rPr>
                  <w:color w:val="222222"/>
                  <w:sz w:val="15"/>
                  <w:szCs w:val="15"/>
                </w:rPr>
                <w:delText>01 July 2025</w:delText>
              </w:r>
            </w:del>
          </w:p>
        </w:tc>
        <w:tc>
          <w:tcPr>
            <w:tcW w:w="3235" w:type="dxa"/>
            <w:shd w:val="clear" w:color="auto" w:fill="FBF8F7"/>
            <w:tcMar>
              <w:top w:w="40" w:type="dxa"/>
              <w:left w:w="80" w:type="dxa"/>
              <w:bottom w:w="40" w:type="dxa"/>
              <w:right w:w="80" w:type="dxa"/>
            </w:tcMar>
            <w:tcPrChange w:id="673" w:author="Sejal Kalra" w:date="2026-08-13T10:58:00Z" w16du:dateUtc="2026-08-13T05:28:00Z">
              <w:tcPr>
                <w:tcW w:w="3600" w:type="dxa"/>
                <w:shd w:val="clear" w:color="auto" w:fill="FBF8F7"/>
                <w:tcMar>
                  <w:top w:w="40" w:type="dxa"/>
                  <w:left w:w="80" w:type="dxa"/>
                  <w:bottom w:w="40" w:type="dxa"/>
                  <w:right w:w="80" w:type="dxa"/>
                </w:tcMar>
              </w:tcPr>
            </w:tcPrChange>
          </w:tcPr>
          <w:p w14:paraId="0B31A31C" w14:textId="22912652" w:rsidR="00975CD5" w:rsidDel="00C9601F" w:rsidRDefault="00BD35BE">
            <w:pPr>
              <w:rPr>
                <w:del w:id="674" w:author="Sejal Kalra" w:date="2026-08-13T10:58:00Z" w16du:dateUtc="2026-08-13T05:28:00Z"/>
              </w:rPr>
            </w:pPr>
            <w:del w:id="675" w:author="Sejal Kalra" w:date="2026-08-13T10:58:00Z" w16du:dateUtc="2026-08-13T05:28:00Z">
              <w:r w:rsidDel="00C9601F">
                <w:rPr>
                  <w:color w:val="222222"/>
                  <w:sz w:val="15"/>
                  <w:szCs w:val="15"/>
                </w:rPr>
                <w:delText>Menglin Cao, Bob Johnson</w:delText>
              </w:r>
            </w:del>
          </w:p>
        </w:tc>
      </w:tr>
      <w:tr w:rsidR="00975CD5" w:rsidDel="00C9601F" w14:paraId="29764CB1" w14:textId="600D9ECE" w:rsidTr="00C9601F">
        <w:tblPrEx>
          <w:tblCellMar>
            <w:top w:w="0" w:type="dxa"/>
            <w:bottom w:w="0" w:type="dxa"/>
          </w:tblCellMar>
          <w:tblPrExChange w:id="676" w:author="Sejal Kalra" w:date="2026-08-13T10:58:00Z" w16du:dateUtc="2026-08-13T05:28:00Z">
            <w:tblPrEx>
              <w:tblCellMar>
                <w:top w:w="0" w:type="dxa"/>
                <w:bottom w:w="0" w:type="dxa"/>
              </w:tblCellMar>
            </w:tblPrEx>
          </w:tblPrExChange>
        </w:tblPrEx>
        <w:trPr>
          <w:del w:id="677" w:author="Sejal Kalra" w:date="2026-08-13T10:58:00Z" w16du:dateUtc="2026-08-13T05:28:00Z"/>
        </w:trPr>
        <w:tc>
          <w:tcPr>
            <w:tcW w:w="2842" w:type="dxa"/>
            <w:tcMar>
              <w:top w:w="40" w:type="dxa"/>
              <w:left w:w="80" w:type="dxa"/>
              <w:bottom w:w="40" w:type="dxa"/>
              <w:right w:w="80" w:type="dxa"/>
            </w:tcMar>
            <w:tcPrChange w:id="678" w:author="Sejal Kalra" w:date="2026-08-13T10:58:00Z" w16du:dateUtc="2026-08-13T05:28:00Z">
              <w:tcPr>
                <w:tcW w:w="3100" w:type="dxa"/>
                <w:tcMar>
                  <w:top w:w="40" w:type="dxa"/>
                  <w:left w:w="80" w:type="dxa"/>
                  <w:bottom w:w="40" w:type="dxa"/>
                  <w:right w:w="80" w:type="dxa"/>
                </w:tcMar>
              </w:tcPr>
            </w:tcPrChange>
          </w:tcPr>
          <w:p w14:paraId="7E1863AA" w14:textId="0C3241F6" w:rsidR="00975CD5" w:rsidDel="00C9601F" w:rsidRDefault="00BD35BE">
            <w:pPr>
              <w:rPr>
                <w:del w:id="679" w:author="Sejal Kalra" w:date="2026-08-13T10:58:00Z" w16du:dateUtc="2026-08-13T05:28:00Z"/>
              </w:rPr>
            </w:pPr>
            <w:del w:id="680" w:author="Sejal Kalra" w:date="2026-08-13T10:58:00Z" w16du:dateUtc="2026-08-13T05:28:00Z">
              <w:r w:rsidDel="00C9601F">
                <w:rPr>
                  <w:color w:val="222222"/>
                  <w:sz w:val="15"/>
                  <w:szCs w:val="15"/>
                </w:rPr>
                <w:delText>Market Deﬁnitions and Methodology: PCs,</w:delText>
              </w:r>
            </w:del>
          </w:p>
        </w:tc>
        <w:tc>
          <w:tcPr>
            <w:tcW w:w="1072" w:type="dxa"/>
            <w:tcMar>
              <w:top w:w="40" w:type="dxa"/>
              <w:left w:w="80" w:type="dxa"/>
              <w:bottom w:w="40" w:type="dxa"/>
              <w:right w:w="80" w:type="dxa"/>
            </w:tcMar>
            <w:tcPrChange w:id="681" w:author="Sejal Kalra" w:date="2026-08-13T10:58:00Z" w16du:dateUtc="2026-08-13T05:28:00Z">
              <w:tcPr>
                <w:tcW w:w="1050" w:type="dxa"/>
                <w:tcMar>
                  <w:top w:w="40" w:type="dxa"/>
                  <w:left w:w="80" w:type="dxa"/>
                  <w:bottom w:w="40" w:type="dxa"/>
                  <w:right w:w="80" w:type="dxa"/>
                </w:tcMar>
              </w:tcPr>
            </w:tcPrChange>
          </w:tcPr>
          <w:p w14:paraId="08B46606" w14:textId="045F64E0" w:rsidR="00975CD5" w:rsidDel="00C9601F" w:rsidRDefault="00BD35BE">
            <w:pPr>
              <w:rPr>
                <w:del w:id="682" w:author="Sejal Kalra" w:date="2026-08-13T10:58:00Z" w16du:dateUtc="2026-08-13T05:28:00Z"/>
              </w:rPr>
            </w:pPr>
            <w:del w:id="683" w:author="Sejal Kalra" w:date="2026-08-13T10:58:00Z" w16du:dateUtc="2026-08-13T05:28:00Z">
              <w:r w:rsidDel="00C9601F">
                <w:rPr>
                  <w:color w:val="222222"/>
                  <w:sz w:val="15"/>
                  <w:szCs w:val="15"/>
                </w:rPr>
                <w:delText>G00743549</w:delText>
              </w:r>
            </w:del>
          </w:p>
        </w:tc>
        <w:tc>
          <w:tcPr>
            <w:tcW w:w="1851" w:type="dxa"/>
            <w:tcMar>
              <w:top w:w="40" w:type="dxa"/>
              <w:left w:w="80" w:type="dxa"/>
              <w:bottom w:w="40" w:type="dxa"/>
              <w:right w:w="80" w:type="dxa"/>
            </w:tcMar>
            <w:tcPrChange w:id="684" w:author="Sejal Kalra" w:date="2026-08-13T10:58:00Z" w16du:dateUtc="2026-08-13T05:28:00Z">
              <w:tcPr>
                <w:tcW w:w="1250" w:type="dxa"/>
                <w:tcMar>
                  <w:top w:w="40" w:type="dxa"/>
                  <w:left w:w="80" w:type="dxa"/>
                  <w:bottom w:w="40" w:type="dxa"/>
                  <w:right w:w="80" w:type="dxa"/>
                </w:tcMar>
              </w:tcPr>
            </w:tcPrChange>
          </w:tcPr>
          <w:p w14:paraId="0BBAB200" w14:textId="535D1761" w:rsidR="00975CD5" w:rsidDel="00C9601F" w:rsidRDefault="00BD35BE">
            <w:pPr>
              <w:rPr>
                <w:del w:id="685" w:author="Sejal Kalra" w:date="2026-08-13T10:58:00Z" w16du:dateUtc="2026-08-13T05:28:00Z"/>
              </w:rPr>
            </w:pPr>
            <w:del w:id="686" w:author="Sejal Kalra" w:date="2026-08-13T10:58:00Z" w16du:dateUtc="2026-08-13T05:28:00Z">
              <w:r w:rsidDel="00C9601F">
                <w:rPr>
                  <w:color w:val="222222"/>
                  <w:sz w:val="15"/>
                  <w:szCs w:val="15"/>
                </w:rPr>
                <w:delText>18 June 2021</w:delText>
              </w:r>
            </w:del>
          </w:p>
        </w:tc>
        <w:tc>
          <w:tcPr>
            <w:tcW w:w="3235" w:type="dxa"/>
            <w:tcMar>
              <w:top w:w="40" w:type="dxa"/>
              <w:left w:w="80" w:type="dxa"/>
              <w:bottom w:w="40" w:type="dxa"/>
              <w:right w:w="80" w:type="dxa"/>
            </w:tcMar>
            <w:tcPrChange w:id="687" w:author="Sejal Kalra" w:date="2026-08-13T10:58:00Z" w16du:dateUtc="2026-08-13T05:28:00Z">
              <w:tcPr>
                <w:tcW w:w="3600" w:type="dxa"/>
                <w:tcMar>
                  <w:top w:w="40" w:type="dxa"/>
                  <w:left w:w="80" w:type="dxa"/>
                  <w:bottom w:w="40" w:type="dxa"/>
                  <w:right w:w="80" w:type="dxa"/>
                </w:tcMar>
              </w:tcPr>
            </w:tcPrChange>
          </w:tcPr>
          <w:p w14:paraId="144B57DC" w14:textId="5EA0F616" w:rsidR="00975CD5" w:rsidDel="00C9601F" w:rsidRDefault="00BD35BE">
            <w:pPr>
              <w:rPr>
                <w:del w:id="688" w:author="Sejal Kalra" w:date="2026-08-13T10:58:00Z" w16du:dateUtc="2026-08-13T05:28:00Z"/>
              </w:rPr>
            </w:pPr>
            <w:del w:id="689" w:author="Sejal Kalra" w:date="2026-08-13T10:58:00Z" w16du:dateUtc="2026-08-13T05:28:00Z">
              <w:r w:rsidDel="00C9601F">
                <w:rPr>
                  <w:color w:val="222222"/>
                  <w:sz w:val="15"/>
                  <w:szCs w:val="15"/>
                </w:rPr>
                <w:delText>Ranjit Atwal</w:delText>
              </w:r>
            </w:del>
          </w:p>
        </w:tc>
      </w:tr>
      <w:tr w:rsidR="00975CD5" w:rsidDel="00C9601F" w14:paraId="1C6FFDA7" w14:textId="7EFCB6E6" w:rsidTr="00C9601F">
        <w:tblPrEx>
          <w:tblCellMar>
            <w:top w:w="0" w:type="dxa"/>
            <w:bottom w:w="0" w:type="dxa"/>
          </w:tblCellMar>
          <w:tblPrExChange w:id="690" w:author="Sejal Kalra" w:date="2026-08-13T10:58:00Z" w16du:dateUtc="2026-08-13T05:28:00Z">
            <w:tblPrEx>
              <w:tblCellMar>
                <w:top w:w="0" w:type="dxa"/>
                <w:bottom w:w="0" w:type="dxa"/>
              </w:tblCellMar>
            </w:tblPrEx>
          </w:tblPrExChange>
        </w:tblPrEx>
        <w:trPr>
          <w:del w:id="691" w:author="Sejal Kalra" w:date="2026-08-13T10:58:00Z" w16du:dateUtc="2026-08-13T05:28:00Z"/>
        </w:trPr>
        <w:tc>
          <w:tcPr>
            <w:tcW w:w="2842" w:type="dxa"/>
            <w:shd w:val="clear" w:color="auto" w:fill="FBF8F7"/>
            <w:tcMar>
              <w:top w:w="40" w:type="dxa"/>
              <w:left w:w="80" w:type="dxa"/>
              <w:bottom w:w="40" w:type="dxa"/>
              <w:right w:w="80" w:type="dxa"/>
            </w:tcMar>
            <w:tcPrChange w:id="692" w:author="Sejal Kalra" w:date="2026-08-13T10:58:00Z" w16du:dateUtc="2026-08-13T05:28:00Z">
              <w:tcPr>
                <w:tcW w:w="3100" w:type="dxa"/>
                <w:shd w:val="clear" w:color="auto" w:fill="FBF8F7"/>
                <w:tcMar>
                  <w:top w:w="40" w:type="dxa"/>
                  <w:left w:w="80" w:type="dxa"/>
                  <w:bottom w:w="40" w:type="dxa"/>
                  <w:right w:w="80" w:type="dxa"/>
                </w:tcMar>
              </w:tcPr>
            </w:tcPrChange>
          </w:tcPr>
          <w:p w14:paraId="3A68FDDD" w14:textId="52B538C0" w:rsidR="00975CD5" w:rsidDel="00C9601F" w:rsidRDefault="00BD35BE">
            <w:pPr>
              <w:rPr>
                <w:del w:id="693" w:author="Sejal Kalra" w:date="2026-08-13T10:58:00Z" w16du:dateUtc="2026-08-13T05:28:00Z"/>
              </w:rPr>
            </w:pPr>
            <w:del w:id="694" w:author="Sejal Kalra" w:date="2026-08-13T10:58:00Z" w16du:dateUtc="2026-08-13T05:28:00Z">
              <w:r w:rsidDel="00C9601F">
                <w:rPr>
                  <w:color w:val="222222"/>
                  <w:sz w:val="15"/>
                  <w:szCs w:val="15"/>
                </w:rPr>
                <w:delText>Market Deﬁnitions and Methodology: PCs, Tablets</w:delText>
              </w:r>
            </w:del>
          </w:p>
        </w:tc>
        <w:tc>
          <w:tcPr>
            <w:tcW w:w="1072" w:type="dxa"/>
            <w:shd w:val="clear" w:color="auto" w:fill="FBF8F7"/>
            <w:tcMar>
              <w:top w:w="40" w:type="dxa"/>
              <w:left w:w="80" w:type="dxa"/>
              <w:bottom w:w="40" w:type="dxa"/>
              <w:right w:w="80" w:type="dxa"/>
            </w:tcMar>
            <w:tcPrChange w:id="695" w:author="Sejal Kalra" w:date="2026-08-13T10:58:00Z" w16du:dateUtc="2026-08-13T05:28:00Z">
              <w:tcPr>
                <w:tcW w:w="1050" w:type="dxa"/>
                <w:shd w:val="clear" w:color="auto" w:fill="FBF8F7"/>
                <w:tcMar>
                  <w:top w:w="40" w:type="dxa"/>
                  <w:left w:w="80" w:type="dxa"/>
                  <w:bottom w:w="40" w:type="dxa"/>
                  <w:right w:w="80" w:type="dxa"/>
                </w:tcMar>
              </w:tcPr>
            </w:tcPrChange>
          </w:tcPr>
          <w:p w14:paraId="68DFDFC6" w14:textId="2AB67F6F" w:rsidR="00975CD5" w:rsidDel="00C9601F" w:rsidRDefault="00BD35BE">
            <w:pPr>
              <w:rPr>
                <w:del w:id="696" w:author="Sejal Kalra" w:date="2026-08-13T10:58:00Z" w16du:dateUtc="2026-08-13T05:28:00Z"/>
              </w:rPr>
            </w:pPr>
            <w:del w:id="697" w:author="Sejal Kalra" w:date="2026-08-13T10:58:00Z" w16du:dateUtc="2026-08-13T05:28:00Z">
              <w:r w:rsidDel="00C9601F">
                <w:rPr>
                  <w:color w:val="222222"/>
                  <w:sz w:val="15"/>
                  <w:szCs w:val="15"/>
                </w:rPr>
                <w:delText>G00770610</w:delText>
              </w:r>
            </w:del>
          </w:p>
        </w:tc>
        <w:tc>
          <w:tcPr>
            <w:tcW w:w="1851" w:type="dxa"/>
            <w:shd w:val="clear" w:color="auto" w:fill="FBF8F7"/>
            <w:tcMar>
              <w:top w:w="40" w:type="dxa"/>
              <w:left w:w="80" w:type="dxa"/>
              <w:bottom w:w="40" w:type="dxa"/>
              <w:right w:w="80" w:type="dxa"/>
            </w:tcMar>
            <w:tcPrChange w:id="698" w:author="Sejal Kalra" w:date="2026-08-13T10:58:00Z" w16du:dateUtc="2026-08-13T05:28:00Z">
              <w:tcPr>
                <w:tcW w:w="1250" w:type="dxa"/>
                <w:shd w:val="clear" w:color="auto" w:fill="FBF8F7"/>
                <w:tcMar>
                  <w:top w:w="40" w:type="dxa"/>
                  <w:left w:w="80" w:type="dxa"/>
                  <w:bottom w:w="40" w:type="dxa"/>
                  <w:right w:w="80" w:type="dxa"/>
                </w:tcMar>
              </w:tcPr>
            </w:tcPrChange>
          </w:tcPr>
          <w:p w14:paraId="6F989C9F" w14:textId="57192FA6" w:rsidR="00975CD5" w:rsidDel="00C9601F" w:rsidRDefault="00BD35BE">
            <w:pPr>
              <w:rPr>
                <w:del w:id="699" w:author="Sejal Kalra" w:date="2026-08-13T10:58:00Z" w16du:dateUtc="2026-08-13T05:28:00Z"/>
              </w:rPr>
            </w:pPr>
            <w:del w:id="700" w:author="Sejal Kalra" w:date="2026-08-13T10:58:00Z" w16du:dateUtc="2026-08-13T05:28:00Z">
              <w:r w:rsidDel="00C9601F">
                <w:rPr>
                  <w:color w:val="222222"/>
                  <w:sz w:val="15"/>
                  <w:szCs w:val="15"/>
                </w:rPr>
                <w:delText>4 October 2022</w:delText>
              </w:r>
            </w:del>
          </w:p>
        </w:tc>
        <w:tc>
          <w:tcPr>
            <w:tcW w:w="3235" w:type="dxa"/>
            <w:shd w:val="clear" w:color="auto" w:fill="FBF8F7"/>
            <w:tcMar>
              <w:top w:w="40" w:type="dxa"/>
              <w:left w:w="80" w:type="dxa"/>
              <w:bottom w:w="40" w:type="dxa"/>
              <w:right w:w="80" w:type="dxa"/>
            </w:tcMar>
            <w:tcPrChange w:id="701" w:author="Sejal Kalra" w:date="2026-08-13T10:58:00Z" w16du:dateUtc="2026-08-13T05:28:00Z">
              <w:tcPr>
                <w:tcW w:w="3600" w:type="dxa"/>
                <w:shd w:val="clear" w:color="auto" w:fill="FBF8F7"/>
                <w:tcMar>
                  <w:top w:w="40" w:type="dxa"/>
                  <w:left w:w="80" w:type="dxa"/>
                  <w:bottom w:w="40" w:type="dxa"/>
                  <w:right w:w="80" w:type="dxa"/>
                </w:tcMar>
              </w:tcPr>
            </w:tcPrChange>
          </w:tcPr>
          <w:p w14:paraId="4CBD7CF7" w14:textId="20768C9A" w:rsidR="00975CD5" w:rsidDel="00C9601F" w:rsidRDefault="00BD35BE">
            <w:pPr>
              <w:rPr>
                <w:del w:id="702" w:author="Sejal Kalra" w:date="2026-08-13T10:58:00Z" w16du:dateUtc="2026-08-13T05:28:00Z"/>
              </w:rPr>
            </w:pPr>
            <w:del w:id="703" w:author="Sejal Kalra" w:date="2026-08-13T10:58:00Z" w16du:dateUtc="2026-08-13T05:28:00Z">
              <w:r w:rsidDel="00C9601F">
                <w:rPr>
                  <w:color w:val="222222"/>
                  <w:sz w:val="15"/>
                  <w:szCs w:val="15"/>
                </w:rPr>
                <w:delText>Ranjit Atwal</w:delText>
              </w:r>
            </w:del>
          </w:p>
        </w:tc>
      </w:tr>
      <w:tr w:rsidR="00975CD5" w:rsidDel="00C9601F" w14:paraId="7EC87417" w14:textId="57F3BE29" w:rsidTr="00C9601F">
        <w:tblPrEx>
          <w:tblCellMar>
            <w:top w:w="0" w:type="dxa"/>
            <w:bottom w:w="0" w:type="dxa"/>
          </w:tblCellMar>
          <w:tblPrExChange w:id="704" w:author="Sejal Kalra" w:date="2026-08-13T10:58:00Z" w16du:dateUtc="2026-08-13T05:28:00Z">
            <w:tblPrEx>
              <w:tblCellMar>
                <w:top w:w="0" w:type="dxa"/>
                <w:bottom w:w="0" w:type="dxa"/>
              </w:tblCellMar>
            </w:tblPrEx>
          </w:tblPrExChange>
        </w:tblPrEx>
        <w:trPr>
          <w:del w:id="705" w:author="Sejal Kalra" w:date="2026-08-13T10:58:00Z" w16du:dateUtc="2026-08-13T05:28:00Z"/>
        </w:trPr>
        <w:tc>
          <w:tcPr>
            <w:tcW w:w="2842" w:type="dxa"/>
            <w:tcMar>
              <w:top w:w="40" w:type="dxa"/>
              <w:left w:w="80" w:type="dxa"/>
              <w:bottom w:w="40" w:type="dxa"/>
              <w:right w:w="80" w:type="dxa"/>
            </w:tcMar>
            <w:tcPrChange w:id="706" w:author="Sejal Kalra" w:date="2026-08-13T10:58:00Z" w16du:dateUtc="2026-08-13T05:28:00Z">
              <w:tcPr>
                <w:tcW w:w="3100" w:type="dxa"/>
                <w:tcMar>
                  <w:top w:w="40" w:type="dxa"/>
                  <w:left w:w="80" w:type="dxa"/>
                  <w:bottom w:w="40" w:type="dxa"/>
                  <w:right w:w="80" w:type="dxa"/>
                </w:tcMar>
              </w:tcPr>
            </w:tcPrChange>
          </w:tcPr>
          <w:p w14:paraId="0F62B50E" w14:textId="17EF2465" w:rsidR="00975CD5" w:rsidDel="00C9601F" w:rsidRDefault="00BD35BE">
            <w:pPr>
              <w:rPr>
                <w:del w:id="707" w:author="Sejal Kalra" w:date="2026-08-13T10:58:00Z" w16du:dateUtc="2026-08-13T05:28:00Z"/>
              </w:rPr>
            </w:pPr>
            <w:del w:id="708" w:author="Sejal Kalra" w:date="2026-08-13T10:58:00Z" w16du:dateUtc="2026-08-13T05:28:00Z">
              <w:r w:rsidDel="00C9601F">
                <w:rPr>
                  <w:color w:val="222222"/>
                  <w:sz w:val="15"/>
                  <w:szCs w:val="15"/>
                </w:rPr>
                <w:delText>Market Definitions and Methodology: PCs, Tablets</w:delText>
              </w:r>
            </w:del>
          </w:p>
        </w:tc>
        <w:tc>
          <w:tcPr>
            <w:tcW w:w="1072" w:type="dxa"/>
            <w:tcMar>
              <w:top w:w="40" w:type="dxa"/>
              <w:left w:w="80" w:type="dxa"/>
              <w:bottom w:w="40" w:type="dxa"/>
              <w:right w:w="80" w:type="dxa"/>
            </w:tcMar>
            <w:tcPrChange w:id="709" w:author="Sejal Kalra" w:date="2026-08-13T10:58:00Z" w16du:dateUtc="2026-08-13T05:28:00Z">
              <w:tcPr>
                <w:tcW w:w="1050" w:type="dxa"/>
                <w:tcMar>
                  <w:top w:w="40" w:type="dxa"/>
                  <w:left w:w="80" w:type="dxa"/>
                  <w:bottom w:w="40" w:type="dxa"/>
                  <w:right w:w="80" w:type="dxa"/>
                </w:tcMar>
              </w:tcPr>
            </w:tcPrChange>
          </w:tcPr>
          <w:p w14:paraId="58C89534" w14:textId="4DBDBD97" w:rsidR="00975CD5" w:rsidDel="00C9601F" w:rsidRDefault="00BD35BE">
            <w:pPr>
              <w:rPr>
                <w:del w:id="710" w:author="Sejal Kalra" w:date="2026-08-13T10:58:00Z" w16du:dateUtc="2026-08-13T05:28:00Z"/>
              </w:rPr>
            </w:pPr>
            <w:del w:id="711" w:author="Sejal Kalra" w:date="2026-08-13T10:58:00Z" w16du:dateUtc="2026-08-13T05:28:00Z">
              <w:r w:rsidDel="00C9601F">
                <w:rPr>
                  <w:color w:val="222222"/>
                  <w:sz w:val="15"/>
                  <w:szCs w:val="15"/>
                </w:rPr>
                <w:delText>G00794013</w:delText>
              </w:r>
            </w:del>
          </w:p>
        </w:tc>
        <w:tc>
          <w:tcPr>
            <w:tcW w:w="1851" w:type="dxa"/>
            <w:tcMar>
              <w:top w:w="40" w:type="dxa"/>
              <w:left w:w="80" w:type="dxa"/>
              <w:bottom w:w="40" w:type="dxa"/>
              <w:right w:w="80" w:type="dxa"/>
            </w:tcMar>
            <w:tcPrChange w:id="712" w:author="Sejal Kalra" w:date="2026-08-13T10:58:00Z" w16du:dateUtc="2026-08-13T05:28:00Z">
              <w:tcPr>
                <w:tcW w:w="1250" w:type="dxa"/>
                <w:tcMar>
                  <w:top w:w="40" w:type="dxa"/>
                  <w:left w:w="80" w:type="dxa"/>
                  <w:bottom w:w="40" w:type="dxa"/>
                  <w:right w:w="80" w:type="dxa"/>
                </w:tcMar>
              </w:tcPr>
            </w:tcPrChange>
          </w:tcPr>
          <w:p w14:paraId="2210D1CC" w14:textId="5CB794B0" w:rsidR="00975CD5" w:rsidDel="00C9601F" w:rsidRDefault="00BD35BE">
            <w:pPr>
              <w:rPr>
                <w:del w:id="713" w:author="Sejal Kalra" w:date="2026-08-13T10:58:00Z" w16du:dateUtc="2026-08-13T05:28:00Z"/>
              </w:rPr>
            </w:pPr>
            <w:del w:id="714" w:author="Sejal Kalra" w:date="2026-08-13T10:58:00Z" w16du:dateUtc="2026-08-13T05:28:00Z">
              <w:r w:rsidDel="00C9601F">
                <w:rPr>
                  <w:color w:val="222222"/>
                  <w:sz w:val="15"/>
                  <w:szCs w:val="15"/>
                </w:rPr>
                <w:delText>23 August 2023</w:delText>
              </w:r>
            </w:del>
          </w:p>
        </w:tc>
        <w:tc>
          <w:tcPr>
            <w:tcW w:w="3235" w:type="dxa"/>
            <w:tcMar>
              <w:top w:w="40" w:type="dxa"/>
              <w:left w:w="80" w:type="dxa"/>
              <w:bottom w:w="40" w:type="dxa"/>
              <w:right w:w="80" w:type="dxa"/>
            </w:tcMar>
            <w:tcPrChange w:id="715" w:author="Sejal Kalra" w:date="2026-08-13T10:58:00Z" w16du:dateUtc="2026-08-13T05:28:00Z">
              <w:tcPr>
                <w:tcW w:w="3600" w:type="dxa"/>
                <w:tcMar>
                  <w:top w:w="40" w:type="dxa"/>
                  <w:left w:w="80" w:type="dxa"/>
                  <w:bottom w:w="40" w:type="dxa"/>
                  <w:right w:w="80" w:type="dxa"/>
                </w:tcMar>
              </w:tcPr>
            </w:tcPrChange>
          </w:tcPr>
          <w:p w14:paraId="7A4D33C8" w14:textId="0DDFA619" w:rsidR="00975CD5" w:rsidDel="00C9601F" w:rsidRDefault="00BD35BE">
            <w:pPr>
              <w:rPr>
                <w:del w:id="716" w:author="Sejal Kalra" w:date="2026-08-13T10:58:00Z" w16du:dateUtc="2026-08-13T05:28:00Z"/>
              </w:rPr>
            </w:pPr>
            <w:del w:id="717" w:author="Sejal Kalra" w:date="2026-08-13T10:58:00Z" w16du:dateUtc="2026-08-13T05:28:00Z">
              <w:r w:rsidDel="00C9601F">
                <w:rPr>
                  <w:color w:val="222222"/>
                  <w:sz w:val="15"/>
                  <w:szCs w:val="15"/>
                </w:rPr>
                <w:delText>Ranjit Atwal</w:delText>
              </w:r>
            </w:del>
          </w:p>
        </w:tc>
      </w:tr>
      <w:tr w:rsidR="00975CD5" w:rsidDel="00C9601F" w14:paraId="56882424" w14:textId="5F9A249E" w:rsidTr="00C9601F">
        <w:tblPrEx>
          <w:tblCellMar>
            <w:top w:w="0" w:type="dxa"/>
            <w:bottom w:w="0" w:type="dxa"/>
          </w:tblCellMar>
          <w:tblPrExChange w:id="718" w:author="Sejal Kalra" w:date="2026-08-13T10:58:00Z" w16du:dateUtc="2026-08-13T05:28:00Z">
            <w:tblPrEx>
              <w:tblCellMar>
                <w:top w:w="0" w:type="dxa"/>
                <w:bottom w:w="0" w:type="dxa"/>
              </w:tblCellMar>
            </w:tblPrEx>
          </w:tblPrExChange>
        </w:tblPrEx>
        <w:trPr>
          <w:del w:id="719" w:author="Sejal Kalra" w:date="2026-08-13T10:58:00Z" w16du:dateUtc="2026-08-13T05:28:00Z"/>
        </w:trPr>
        <w:tc>
          <w:tcPr>
            <w:tcW w:w="2842" w:type="dxa"/>
            <w:shd w:val="clear" w:color="auto" w:fill="FBF8F7"/>
            <w:tcMar>
              <w:top w:w="40" w:type="dxa"/>
              <w:left w:w="80" w:type="dxa"/>
              <w:bottom w:w="40" w:type="dxa"/>
              <w:right w:w="80" w:type="dxa"/>
            </w:tcMar>
            <w:tcPrChange w:id="720" w:author="Sejal Kalra" w:date="2026-08-13T10:58:00Z" w16du:dateUtc="2026-08-13T05:28:00Z">
              <w:tcPr>
                <w:tcW w:w="3100" w:type="dxa"/>
                <w:shd w:val="clear" w:color="auto" w:fill="FBF8F7"/>
                <w:tcMar>
                  <w:top w:w="40" w:type="dxa"/>
                  <w:left w:w="80" w:type="dxa"/>
                  <w:bottom w:w="40" w:type="dxa"/>
                  <w:right w:w="80" w:type="dxa"/>
                </w:tcMar>
              </w:tcPr>
            </w:tcPrChange>
          </w:tcPr>
          <w:p w14:paraId="6B1AA10C" w14:textId="064413A7" w:rsidR="00975CD5" w:rsidDel="00C9601F" w:rsidRDefault="00BD35BE">
            <w:pPr>
              <w:rPr>
                <w:del w:id="721" w:author="Sejal Kalra" w:date="2026-08-13T10:58:00Z" w16du:dateUtc="2026-08-13T05:28:00Z"/>
              </w:rPr>
            </w:pPr>
            <w:del w:id="722" w:author="Sejal Kalra" w:date="2026-08-13T10:58:00Z" w16du:dateUtc="2026-08-13T05:28:00Z">
              <w:r w:rsidDel="00C9601F">
                <w:rPr>
                  <w:color w:val="222222"/>
                  <w:sz w:val="15"/>
                  <w:szCs w:val="15"/>
                </w:rPr>
                <w:delText>Market Definitions and Methodology: PCs, Tablets</w:delText>
              </w:r>
            </w:del>
          </w:p>
        </w:tc>
        <w:tc>
          <w:tcPr>
            <w:tcW w:w="1072" w:type="dxa"/>
            <w:shd w:val="clear" w:color="auto" w:fill="FBF8F7"/>
            <w:tcMar>
              <w:top w:w="40" w:type="dxa"/>
              <w:left w:w="80" w:type="dxa"/>
              <w:bottom w:w="40" w:type="dxa"/>
              <w:right w:w="80" w:type="dxa"/>
            </w:tcMar>
            <w:tcPrChange w:id="723" w:author="Sejal Kalra" w:date="2026-08-13T10:58:00Z" w16du:dateUtc="2026-08-13T05:28:00Z">
              <w:tcPr>
                <w:tcW w:w="1050" w:type="dxa"/>
                <w:shd w:val="clear" w:color="auto" w:fill="FBF8F7"/>
                <w:tcMar>
                  <w:top w:w="40" w:type="dxa"/>
                  <w:left w:w="80" w:type="dxa"/>
                  <w:bottom w:w="40" w:type="dxa"/>
                  <w:right w:w="80" w:type="dxa"/>
                </w:tcMar>
              </w:tcPr>
            </w:tcPrChange>
          </w:tcPr>
          <w:p w14:paraId="77A12B96" w14:textId="6E1320A2" w:rsidR="00975CD5" w:rsidDel="00C9601F" w:rsidRDefault="00BD35BE">
            <w:pPr>
              <w:rPr>
                <w:del w:id="724" w:author="Sejal Kalra" w:date="2026-08-13T10:58:00Z" w16du:dateUtc="2026-08-13T05:28:00Z"/>
              </w:rPr>
            </w:pPr>
            <w:del w:id="725" w:author="Sejal Kalra" w:date="2026-08-13T10:58:00Z" w16du:dateUtc="2026-08-13T05:28:00Z">
              <w:r w:rsidDel="00C9601F">
                <w:rPr>
                  <w:color w:val="222222"/>
                  <w:sz w:val="15"/>
                  <w:szCs w:val="15"/>
                </w:rPr>
                <w:delText>G00815321</w:delText>
              </w:r>
            </w:del>
          </w:p>
        </w:tc>
        <w:tc>
          <w:tcPr>
            <w:tcW w:w="1851" w:type="dxa"/>
            <w:shd w:val="clear" w:color="auto" w:fill="FBF8F7"/>
            <w:tcMar>
              <w:top w:w="40" w:type="dxa"/>
              <w:left w:w="80" w:type="dxa"/>
              <w:bottom w:w="40" w:type="dxa"/>
              <w:right w:w="80" w:type="dxa"/>
            </w:tcMar>
            <w:tcPrChange w:id="726" w:author="Sejal Kalra" w:date="2026-08-13T10:58:00Z" w16du:dateUtc="2026-08-13T05:28:00Z">
              <w:tcPr>
                <w:tcW w:w="1250" w:type="dxa"/>
                <w:shd w:val="clear" w:color="auto" w:fill="FBF8F7"/>
                <w:tcMar>
                  <w:top w:w="40" w:type="dxa"/>
                  <w:left w:w="80" w:type="dxa"/>
                  <w:bottom w:w="40" w:type="dxa"/>
                  <w:right w:w="80" w:type="dxa"/>
                </w:tcMar>
              </w:tcPr>
            </w:tcPrChange>
          </w:tcPr>
          <w:p w14:paraId="7D121EC9" w14:textId="6ACAE136" w:rsidR="00975CD5" w:rsidDel="00C9601F" w:rsidRDefault="00BD35BE">
            <w:pPr>
              <w:rPr>
                <w:del w:id="727" w:author="Sejal Kalra" w:date="2026-08-13T10:58:00Z" w16du:dateUtc="2026-08-13T05:28:00Z"/>
              </w:rPr>
            </w:pPr>
            <w:del w:id="728" w:author="Sejal Kalra" w:date="2026-08-13T10:58:00Z" w16du:dateUtc="2026-08-13T05:28:00Z">
              <w:r w:rsidDel="00C9601F">
                <w:rPr>
                  <w:color w:val="222222"/>
                  <w:sz w:val="15"/>
                  <w:szCs w:val="15"/>
                </w:rPr>
                <w:delText>2 July 2024</w:delText>
              </w:r>
            </w:del>
          </w:p>
        </w:tc>
        <w:tc>
          <w:tcPr>
            <w:tcW w:w="3235" w:type="dxa"/>
            <w:shd w:val="clear" w:color="auto" w:fill="FBF8F7"/>
            <w:tcMar>
              <w:top w:w="40" w:type="dxa"/>
              <w:left w:w="80" w:type="dxa"/>
              <w:bottom w:w="40" w:type="dxa"/>
              <w:right w:w="80" w:type="dxa"/>
            </w:tcMar>
            <w:tcPrChange w:id="729" w:author="Sejal Kalra" w:date="2026-08-13T10:58:00Z" w16du:dateUtc="2026-08-13T05:28:00Z">
              <w:tcPr>
                <w:tcW w:w="3600" w:type="dxa"/>
                <w:shd w:val="clear" w:color="auto" w:fill="FBF8F7"/>
                <w:tcMar>
                  <w:top w:w="40" w:type="dxa"/>
                  <w:left w:w="80" w:type="dxa"/>
                  <w:bottom w:w="40" w:type="dxa"/>
                  <w:right w:w="80" w:type="dxa"/>
                </w:tcMar>
              </w:tcPr>
            </w:tcPrChange>
          </w:tcPr>
          <w:p w14:paraId="3B340A9E" w14:textId="117F66DF" w:rsidR="00975CD5" w:rsidDel="00C9601F" w:rsidRDefault="00BD35BE">
            <w:pPr>
              <w:rPr>
                <w:del w:id="730" w:author="Sejal Kalra" w:date="2026-08-13T10:58:00Z" w16du:dateUtc="2026-08-13T05:28:00Z"/>
              </w:rPr>
            </w:pPr>
            <w:del w:id="731" w:author="Sejal Kalra" w:date="2026-08-13T10:58:00Z" w16du:dateUtc="2026-08-13T05:28:00Z">
              <w:r w:rsidDel="00C9601F">
                <w:rPr>
                  <w:color w:val="222222"/>
                  <w:sz w:val="15"/>
                  <w:szCs w:val="15"/>
                </w:rPr>
                <w:delText>Ranjit Atwal</w:delText>
              </w:r>
            </w:del>
          </w:p>
        </w:tc>
      </w:tr>
      <w:tr w:rsidR="00975CD5" w14:paraId="40FF28D7" w14:textId="77777777" w:rsidTr="00C9601F">
        <w:tblPrEx>
          <w:tblCellMar>
            <w:top w:w="0" w:type="dxa"/>
            <w:bottom w:w="0" w:type="dxa"/>
          </w:tblCellMar>
          <w:tblPrExChange w:id="732" w:author="Sejal Kalra" w:date="2026-08-13T10:58:00Z" w16du:dateUtc="2026-08-13T05:28:00Z">
            <w:tblPrEx>
              <w:tblCellMar>
                <w:top w:w="0" w:type="dxa"/>
                <w:bottom w:w="0" w:type="dxa"/>
              </w:tblCellMar>
            </w:tblPrEx>
          </w:tblPrExChange>
        </w:tblPrEx>
        <w:tc>
          <w:tcPr>
            <w:tcW w:w="2842" w:type="dxa"/>
            <w:tcMar>
              <w:top w:w="40" w:type="dxa"/>
              <w:left w:w="80" w:type="dxa"/>
              <w:bottom w:w="40" w:type="dxa"/>
              <w:right w:w="80" w:type="dxa"/>
            </w:tcMar>
            <w:tcPrChange w:id="733" w:author="Sejal Kalra" w:date="2026-08-13T10:58:00Z" w16du:dateUtc="2026-08-13T05:28:00Z">
              <w:tcPr>
                <w:tcW w:w="3100" w:type="dxa"/>
                <w:tcMar>
                  <w:top w:w="40" w:type="dxa"/>
                  <w:left w:w="80" w:type="dxa"/>
                  <w:bottom w:w="40" w:type="dxa"/>
                  <w:right w:w="80" w:type="dxa"/>
                </w:tcMar>
              </w:tcPr>
            </w:tcPrChange>
          </w:tcPr>
          <w:p w14:paraId="3FDF63A0" w14:textId="77777777" w:rsidR="00975CD5" w:rsidRDefault="00BD35BE">
            <w:r>
              <w:rPr>
                <w:color w:val="222222"/>
                <w:sz w:val="15"/>
                <w:szCs w:val="15"/>
              </w:rPr>
              <w:t>Market Definitions and Methodology: PCs, Tablets,</w:t>
            </w:r>
          </w:p>
        </w:tc>
        <w:tc>
          <w:tcPr>
            <w:tcW w:w="1072" w:type="dxa"/>
            <w:tcMar>
              <w:top w:w="40" w:type="dxa"/>
              <w:left w:w="80" w:type="dxa"/>
              <w:bottom w:w="40" w:type="dxa"/>
              <w:right w:w="80" w:type="dxa"/>
            </w:tcMar>
            <w:tcPrChange w:id="734" w:author="Sejal Kalra" w:date="2026-08-13T10:58:00Z" w16du:dateUtc="2026-08-13T05:28:00Z">
              <w:tcPr>
                <w:tcW w:w="1050" w:type="dxa"/>
                <w:tcMar>
                  <w:top w:w="40" w:type="dxa"/>
                  <w:left w:w="80" w:type="dxa"/>
                  <w:bottom w:w="40" w:type="dxa"/>
                  <w:right w:w="80" w:type="dxa"/>
                </w:tcMar>
              </w:tcPr>
            </w:tcPrChange>
          </w:tcPr>
          <w:p w14:paraId="77FDD633" w14:textId="77777777" w:rsidR="00975CD5" w:rsidRDefault="00BD35BE">
            <w:r>
              <w:rPr>
                <w:color w:val="222222"/>
                <w:sz w:val="15"/>
                <w:szCs w:val="15"/>
              </w:rPr>
              <w:t>G00849005</w:t>
            </w:r>
          </w:p>
        </w:tc>
        <w:tc>
          <w:tcPr>
            <w:tcW w:w="1851" w:type="dxa"/>
            <w:tcMar>
              <w:top w:w="40" w:type="dxa"/>
              <w:left w:w="80" w:type="dxa"/>
              <w:bottom w:w="40" w:type="dxa"/>
              <w:right w:w="80" w:type="dxa"/>
            </w:tcMar>
            <w:tcPrChange w:id="735" w:author="Sejal Kalra" w:date="2026-08-13T10:58:00Z" w16du:dateUtc="2026-08-13T05:28:00Z">
              <w:tcPr>
                <w:tcW w:w="1250" w:type="dxa"/>
                <w:tcMar>
                  <w:top w:w="40" w:type="dxa"/>
                  <w:left w:w="80" w:type="dxa"/>
                  <w:bottom w:w="40" w:type="dxa"/>
                  <w:right w:w="80" w:type="dxa"/>
                </w:tcMar>
              </w:tcPr>
            </w:tcPrChange>
          </w:tcPr>
          <w:p w14:paraId="600F6400" w14:textId="77777777" w:rsidR="00975CD5" w:rsidRDefault="00BD35BE">
            <w:r>
              <w:rPr>
                <w:color w:val="222222"/>
                <w:sz w:val="15"/>
                <w:szCs w:val="15"/>
              </w:rPr>
              <w:t>23 March 2026</w:t>
            </w:r>
          </w:p>
        </w:tc>
        <w:tc>
          <w:tcPr>
            <w:tcW w:w="3235" w:type="dxa"/>
            <w:tcMar>
              <w:top w:w="40" w:type="dxa"/>
              <w:left w:w="80" w:type="dxa"/>
              <w:bottom w:w="40" w:type="dxa"/>
              <w:right w:w="80" w:type="dxa"/>
            </w:tcMar>
            <w:tcPrChange w:id="736" w:author="Sejal Kalra" w:date="2026-08-13T10:58:00Z" w16du:dateUtc="2026-08-13T05:28:00Z">
              <w:tcPr>
                <w:tcW w:w="3600" w:type="dxa"/>
                <w:tcMar>
                  <w:top w:w="40" w:type="dxa"/>
                  <w:left w:w="80" w:type="dxa"/>
                  <w:bottom w:w="40" w:type="dxa"/>
                  <w:right w:w="80" w:type="dxa"/>
                </w:tcMar>
              </w:tcPr>
            </w:tcPrChange>
          </w:tcPr>
          <w:p w14:paraId="497C4F68" w14:textId="77777777" w:rsidR="00975CD5" w:rsidRDefault="00BD35BE">
            <w:r>
              <w:rPr>
                <w:color w:val="222222"/>
                <w:sz w:val="15"/>
                <w:szCs w:val="15"/>
              </w:rPr>
              <w:t>Rishi Padhi</w:t>
            </w:r>
          </w:p>
        </w:tc>
      </w:tr>
      <w:tr w:rsidR="00975CD5" w:rsidDel="00C9601F" w14:paraId="47385762" w14:textId="496DF1F1" w:rsidTr="00C9601F">
        <w:tblPrEx>
          <w:tblCellMar>
            <w:top w:w="0" w:type="dxa"/>
            <w:bottom w:w="0" w:type="dxa"/>
          </w:tblCellMar>
          <w:tblPrExChange w:id="737" w:author="Sejal Kalra" w:date="2026-08-13T10:58:00Z" w16du:dateUtc="2026-08-13T05:28:00Z">
            <w:tblPrEx>
              <w:tblCellMar>
                <w:top w:w="0" w:type="dxa"/>
                <w:bottom w:w="0" w:type="dxa"/>
              </w:tblCellMar>
            </w:tblPrEx>
          </w:tblPrExChange>
        </w:tblPrEx>
        <w:trPr>
          <w:del w:id="738" w:author="Sejal Kalra" w:date="2026-08-13T10:58:00Z" w16du:dateUtc="2026-08-13T05:28:00Z"/>
        </w:trPr>
        <w:tc>
          <w:tcPr>
            <w:tcW w:w="2842" w:type="dxa"/>
            <w:shd w:val="clear" w:color="auto" w:fill="FBF8F7"/>
            <w:tcMar>
              <w:top w:w="40" w:type="dxa"/>
              <w:left w:w="80" w:type="dxa"/>
              <w:bottom w:w="40" w:type="dxa"/>
              <w:right w:w="80" w:type="dxa"/>
            </w:tcMar>
            <w:tcPrChange w:id="739" w:author="Sejal Kalra" w:date="2026-08-13T10:58:00Z" w16du:dateUtc="2026-08-13T05:28:00Z">
              <w:tcPr>
                <w:tcW w:w="3100" w:type="dxa"/>
                <w:shd w:val="clear" w:color="auto" w:fill="FBF8F7"/>
                <w:tcMar>
                  <w:top w:w="40" w:type="dxa"/>
                  <w:left w:w="80" w:type="dxa"/>
                  <w:bottom w:w="40" w:type="dxa"/>
                  <w:right w:w="80" w:type="dxa"/>
                </w:tcMar>
              </w:tcPr>
            </w:tcPrChange>
          </w:tcPr>
          <w:p w14:paraId="17CE94B4" w14:textId="67BB1F52" w:rsidR="00975CD5" w:rsidDel="00C9601F" w:rsidRDefault="00BD35BE">
            <w:pPr>
              <w:rPr>
                <w:del w:id="740" w:author="Sejal Kalra" w:date="2026-08-13T10:58:00Z" w16du:dateUtc="2026-08-13T05:28:00Z"/>
              </w:rPr>
            </w:pPr>
            <w:del w:id="741" w:author="Sejal Kalra" w:date="2026-08-13T10:58:00Z" w16du:dateUtc="2026-08-13T05:28:00Z">
              <w:r w:rsidDel="00C9601F">
                <w:rPr>
                  <w:color w:val="222222"/>
                  <w:sz w:val="15"/>
                  <w:szCs w:val="15"/>
                </w:rPr>
                <w:delText>Market Definitions and Methodology: Consumer Devices</w:delText>
              </w:r>
            </w:del>
          </w:p>
        </w:tc>
        <w:tc>
          <w:tcPr>
            <w:tcW w:w="1072" w:type="dxa"/>
            <w:shd w:val="clear" w:color="auto" w:fill="FBF8F7"/>
            <w:tcMar>
              <w:top w:w="40" w:type="dxa"/>
              <w:left w:w="80" w:type="dxa"/>
              <w:bottom w:w="40" w:type="dxa"/>
              <w:right w:w="80" w:type="dxa"/>
            </w:tcMar>
            <w:tcPrChange w:id="742" w:author="Sejal Kalra" w:date="2026-08-13T10:58:00Z" w16du:dateUtc="2026-08-13T05:28:00Z">
              <w:tcPr>
                <w:tcW w:w="1050" w:type="dxa"/>
                <w:shd w:val="clear" w:color="auto" w:fill="FBF8F7"/>
                <w:tcMar>
                  <w:top w:w="40" w:type="dxa"/>
                  <w:left w:w="80" w:type="dxa"/>
                  <w:bottom w:w="40" w:type="dxa"/>
                  <w:right w:w="80" w:type="dxa"/>
                </w:tcMar>
              </w:tcPr>
            </w:tcPrChange>
          </w:tcPr>
          <w:p w14:paraId="6B2B73A3" w14:textId="68BF8F37" w:rsidR="00975CD5" w:rsidDel="00C9601F" w:rsidRDefault="00BD35BE">
            <w:pPr>
              <w:rPr>
                <w:del w:id="743" w:author="Sejal Kalra" w:date="2026-08-13T10:58:00Z" w16du:dateUtc="2026-08-13T05:28:00Z"/>
              </w:rPr>
            </w:pPr>
            <w:del w:id="744" w:author="Sejal Kalra" w:date="2026-08-13T10:58:00Z" w16du:dateUtc="2026-08-13T05:28:00Z">
              <w:r w:rsidDel="00C9601F">
                <w:rPr>
                  <w:color w:val="222222"/>
                  <w:sz w:val="15"/>
                  <w:szCs w:val="15"/>
                </w:rPr>
                <w:delText>G00260355</w:delText>
              </w:r>
            </w:del>
          </w:p>
        </w:tc>
        <w:tc>
          <w:tcPr>
            <w:tcW w:w="1851" w:type="dxa"/>
            <w:shd w:val="clear" w:color="auto" w:fill="FBF8F7"/>
            <w:tcMar>
              <w:top w:w="40" w:type="dxa"/>
              <w:left w:w="80" w:type="dxa"/>
              <w:bottom w:w="40" w:type="dxa"/>
              <w:right w:w="80" w:type="dxa"/>
            </w:tcMar>
            <w:tcPrChange w:id="745" w:author="Sejal Kalra" w:date="2026-08-13T10:58:00Z" w16du:dateUtc="2026-08-13T05:28:00Z">
              <w:tcPr>
                <w:tcW w:w="1250" w:type="dxa"/>
                <w:shd w:val="clear" w:color="auto" w:fill="FBF8F7"/>
                <w:tcMar>
                  <w:top w:w="40" w:type="dxa"/>
                  <w:left w:w="80" w:type="dxa"/>
                  <w:bottom w:w="40" w:type="dxa"/>
                  <w:right w:w="80" w:type="dxa"/>
                </w:tcMar>
              </w:tcPr>
            </w:tcPrChange>
          </w:tcPr>
          <w:p w14:paraId="7D002188" w14:textId="747E0F4E" w:rsidR="00975CD5" w:rsidDel="00C9601F" w:rsidRDefault="00BD35BE">
            <w:pPr>
              <w:rPr>
                <w:del w:id="746" w:author="Sejal Kalra" w:date="2026-08-13T10:58:00Z" w16du:dateUtc="2026-08-13T05:28:00Z"/>
              </w:rPr>
            </w:pPr>
            <w:del w:id="747" w:author="Sejal Kalra" w:date="2026-08-13T10:58:00Z" w16du:dateUtc="2026-08-13T05:28:00Z">
              <w:r w:rsidDel="00C9601F">
                <w:rPr>
                  <w:color w:val="222222"/>
                  <w:sz w:val="15"/>
                  <w:szCs w:val="15"/>
                </w:rPr>
                <w:delText>10 February 2014</w:delText>
              </w:r>
            </w:del>
          </w:p>
        </w:tc>
        <w:tc>
          <w:tcPr>
            <w:tcW w:w="3235" w:type="dxa"/>
            <w:shd w:val="clear" w:color="auto" w:fill="FBF8F7"/>
            <w:tcMar>
              <w:top w:w="40" w:type="dxa"/>
              <w:left w:w="80" w:type="dxa"/>
              <w:bottom w:w="40" w:type="dxa"/>
              <w:right w:w="80" w:type="dxa"/>
            </w:tcMar>
            <w:tcPrChange w:id="748" w:author="Sejal Kalra" w:date="2026-08-13T10:58:00Z" w16du:dateUtc="2026-08-13T05:28:00Z">
              <w:tcPr>
                <w:tcW w:w="3600" w:type="dxa"/>
                <w:shd w:val="clear" w:color="auto" w:fill="FBF8F7"/>
                <w:tcMar>
                  <w:top w:w="40" w:type="dxa"/>
                  <w:left w:w="80" w:type="dxa"/>
                  <w:bottom w:w="40" w:type="dxa"/>
                  <w:right w:w="80" w:type="dxa"/>
                </w:tcMar>
              </w:tcPr>
            </w:tcPrChange>
          </w:tcPr>
          <w:p w14:paraId="09135F36" w14:textId="540470F3" w:rsidR="00975CD5" w:rsidDel="00C9601F" w:rsidRDefault="00BD35BE">
            <w:pPr>
              <w:rPr>
                <w:del w:id="749" w:author="Sejal Kalra" w:date="2026-08-13T10:58:00Z" w16du:dateUtc="2026-08-13T05:28:00Z"/>
              </w:rPr>
            </w:pPr>
            <w:del w:id="750" w:author="Sejal Kalra" w:date="2026-08-13T10:58:00Z" w16du:dateUtc="2026-08-13T05:28:00Z">
              <w:r w:rsidDel="00C9601F">
                <w:rPr>
                  <w:color w:val="222222"/>
                  <w:sz w:val="15"/>
                  <w:szCs w:val="15"/>
                </w:rPr>
                <w:delText>William Lutman</w:delText>
              </w:r>
            </w:del>
          </w:p>
        </w:tc>
      </w:tr>
      <w:tr w:rsidR="00975CD5" w:rsidDel="00C9601F" w14:paraId="63AE499F" w14:textId="7539C780" w:rsidTr="00C9601F">
        <w:tblPrEx>
          <w:tblCellMar>
            <w:top w:w="0" w:type="dxa"/>
            <w:bottom w:w="0" w:type="dxa"/>
          </w:tblCellMar>
          <w:tblPrExChange w:id="751" w:author="Sejal Kalra" w:date="2026-08-13T10:58:00Z" w16du:dateUtc="2026-08-13T05:28:00Z">
            <w:tblPrEx>
              <w:tblCellMar>
                <w:top w:w="0" w:type="dxa"/>
                <w:bottom w:w="0" w:type="dxa"/>
              </w:tblCellMar>
            </w:tblPrEx>
          </w:tblPrExChange>
        </w:tblPrEx>
        <w:trPr>
          <w:del w:id="752" w:author="Sejal Kalra" w:date="2026-08-13T10:58:00Z" w16du:dateUtc="2026-08-13T05:28:00Z"/>
        </w:trPr>
        <w:tc>
          <w:tcPr>
            <w:tcW w:w="2842" w:type="dxa"/>
            <w:tcMar>
              <w:top w:w="40" w:type="dxa"/>
              <w:left w:w="80" w:type="dxa"/>
              <w:bottom w:w="40" w:type="dxa"/>
              <w:right w:w="80" w:type="dxa"/>
            </w:tcMar>
            <w:tcPrChange w:id="753" w:author="Sejal Kalra" w:date="2026-08-13T10:58:00Z" w16du:dateUtc="2026-08-13T05:28:00Z">
              <w:tcPr>
                <w:tcW w:w="3100" w:type="dxa"/>
                <w:tcMar>
                  <w:top w:w="40" w:type="dxa"/>
                  <w:left w:w="80" w:type="dxa"/>
                  <w:bottom w:w="40" w:type="dxa"/>
                  <w:right w:w="80" w:type="dxa"/>
                </w:tcMar>
              </w:tcPr>
            </w:tcPrChange>
          </w:tcPr>
          <w:p w14:paraId="577D305A" w14:textId="64CB5F99" w:rsidR="00975CD5" w:rsidDel="00C9601F" w:rsidRDefault="00BD35BE">
            <w:pPr>
              <w:rPr>
                <w:del w:id="754" w:author="Sejal Kalra" w:date="2026-08-13T10:58:00Z" w16du:dateUtc="2026-08-13T05:28:00Z"/>
              </w:rPr>
            </w:pPr>
            <w:del w:id="755" w:author="Sejal Kalra" w:date="2026-08-13T10:58:00Z" w16du:dateUtc="2026-08-13T05:28:00Z">
              <w:r w:rsidDel="00C9601F">
                <w:rPr>
                  <w:color w:val="222222"/>
                  <w:sz w:val="15"/>
                  <w:szCs w:val="15"/>
                </w:rPr>
                <w:delText>Market Definitions and Methodology: Consumer Devices</w:delText>
              </w:r>
            </w:del>
          </w:p>
        </w:tc>
        <w:tc>
          <w:tcPr>
            <w:tcW w:w="1072" w:type="dxa"/>
            <w:tcMar>
              <w:top w:w="40" w:type="dxa"/>
              <w:left w:w="80" w:type="dxa"/>
              <w:bottom w:w="40" w:type="dxa"/>
              <w:right w:w="80" w:type="dxa"/>
            </w:tcMar>
            <w:tcPrChange w:id="756" w:author="Sejal Kalra" w:date="2026-08-13T10:58:00Z" w16du:dateUtc="2026-08-13T05:28:00Z">
              <w:tcPr>
                <w:tcW w:w="1050" w:type="dxa"/>
                <w:tcMar>
                  <w:top w:w="40" w:type="dxa"/>
                  <w:left w:w="80" w:type="dxa"/>
                  <w:bottom w:w="40" w:type="dxa"/>
                  <w:right w:w="80" w:type="dxa"/>
                </w:tcMar>
              </w:tcPr>
            </w:tcPrChange>
          </w:tcPr>
          <w:p w14:paraId="78B4E028" w14:textId="72D8477D" w:rsidR="00975CD5" w:rsidDel="00C9601F" w:rsidRDefault="00BD35BE">
            <w:pPr>
              <w:rPr>
                <w:del w:id="757" w:author="Sejal Kalra" w:date="2026-08-13T10:58:00Z" w16du:dateUtc="2026-08-13T05:28:00Z"/>
              </w:rPr>
            </w:pPr>
            <w:del w:id="758" w:author="Sejal Kalra" w:date="2026-08-13T10:58:00Z" w16du:dateUtc="2026-08-13T05:28:00Z">
              <w:r w:rsidDel="00C9601F">
                <w:rPr>
                  <w:color w:val="222222"/>
                  <w:sz w:val="15"/>
                  <w:szCs w:val="15"/>
                </w:rPr>
                <w:delText>G00271027</w:delText>
              </w:r>
            </w:del>
          </w:p>
        </w:tc>
        <w:tc>
          <w:tcPr>
            <w:tcW w:w="1851" w:type="dxa"/>
            <w:tcMar>
              <w:top w:w="40" w:type="dxa"/>
              <w:left w:w="80" w:type="dxa"/>
              <w:bottom w:w="40" w:type="dxa"/>
              <w:right w:w="80" w:type="dxa"/>
            </w:tcMar>
            <w:tcPrChange w:id="759" w:author="Sejal Kalra" w:date="2026-08-13T10:58:00Z" w16du:dateUtc="2026-08-13T05:28:00Z">
              <w:tcPr>
                <w:tcW w:w="1250" w:type="dxa"/>
                <w:tcMar>
                  <w:top w:w="40" w:type="dxa"/>
                  <w:left w:w="80" w:type="dxa"/>
                  <w:bottom w:w="40" w:type="dxa"/>
                  <w:right w:w="80" w:type="dxa"/>
                </w:tcMar>
              </w:tcPr>
            </w:tcPrChange>
          </w:tcPr>
          <w:p w14:paraId="4E085B36" w14:textId="78247AC5" w:rsidR="00975CD5" w:rsidDel="00C9601F" w:rsidRDefault="00BD35BE">
            <w:pPr>
              <w:rPr>
                <w:del w:id="760" w:author="Sejal Kalra" w:date="2026-08-13T10:58:00Z" w16du:dateUtc="2026-08-13T05:28:00Z"/>
              </w:rPr>
            </w:pPr>
            <w:del w:id="761" w:author="Sejal Kalra" w:date="2026-08-13T10:58:00Z" w16du:dateUtc="2026-08-13T05:28:00Z">
              <w:r w:rsidDel="00C9601F">
                <w:rPr>
                  <w:color w:val="222222"/>
                  <w:sz w:val="15"/>
                  <w:szCs w:val="15"/>
                </w:rPr>
                <w:delText>28 January 2015</w:delText>
              </w:r>
            </w:del>
          </w:p>
        </w:tc>
        <w:tc>
          <w:tcPr>
            <w:tcW w:w="3235" w:type="dxa"/>
            <w:tcMar>
              <w:top w:w="40" w:type="dxa"/>
              <w:left w:w="80" w:type="dxa"/>
              <w:bottom w:w="40" w:type="dxa"/>
              <w:right w:w="80" w:type="dxa"/>
            </w:tcMar>
            <w:tcPrChange w:id="762" w:author="Sejal Kalra" w:date="2026-08-13T10:58:00Z" w16du:dateUtc="2026-08-13T05:28:00Z">
              <w:tcPr>
                <w:tcW w:w="3600" w:type="dxa"/>
                <w:tcMar>
                  <w:top w:w="40" w:type="dxa"/>
                  <w:left w:w="80" w:type="dxa"/>
                  <w:bottom w:w="40" w:type="dxa"/>
                  <w:right w:w="80" w:type="dxa"/>
                </w:tcMar>
              </w:tcPr>
            </w:tcPrChange>
          </w:tcPr>
          <w:p w14:paraId="31A00A0C" w14:textId="0E5BDCFE" w:rsidR="00975CD5" w:rsidDel="00C9601F" w:rsidRDefault="00BD35BE">
            <w:pPr>
              <w:rPr>
                <w:del w:id="763" w:author="Sejal Kalra" w:date="2026-08-13T10:58:00Z" w16du:dateUtc="2026-08-13T05:28:00Z"/>
              </w:rPr>
            </w:pPr>
            <w:del w:id="764" w:author="Sejal Kalra" w:date="2026-08-13T10:58:00Z" w16du:dateUtc="2026-08-13T05:28:00Z">
              <w:r w:rsidDel="00C9601F">
                <w:rPr>
                  <w:color w:val="222222"/>
                  <w:sz w:val="15"/>
                  <w:szCs w:val="15"/>
                </w:rPr>
                <w:delText>William Lutman</w:delText>
              </w:r>
            </w:del>
          </w:p>
        </w:tc>
      </w:tr>
      <w:tr w:rsidR="00975CD5" w:rsidDel="00C9601F" w14:paraId="07FB3772" w14:textId="7B1F050D" w:rsidTr="00C9601F">
        <w:tblPrEx>
          <w:tblCellMar>
            <w:top w:w="0" w:type="dxa"/>
            <w:bottom w:w="0" w:type="dxa"/>
          </w:tblCellMar>
          <w:tblPrExChange w:id="765" w:author="Sejal Kalra" w:date="2026-08-13T10:58:00Z" w16du:dateUtc="2026-08-13T05:28:00Z">
            <w:tblPrEx>
              <w:tblCellMar>
                <w:top w:w="0" w:type="dxa"/>
                <w:bottom w:w="0" w:type="dxa"/>
              </w:tblCellMar>
            </w:tblPrEx>
          </w:tblPrExChange>
        </w:tblPrEx>
        <w:trPr>
          <w:del w:id="766" w:author="Sejal Kalra" w:date="2026-08-13T10:58:00Z" w16du:dateUtc="2026-08-13T05:28:00Z"/>
        </w:trPr>
        <w:tc>
          <w:tcPr>
            <w:tcW w:w="2842" w:type="dxa"/>
            <w:shd w:val="clear" w:color="auto" w:fill="FBF8F7"/>
            <w:tcMar>
              <w:top w:w="40" w:type="dxa"/>
              <w:left w:w="80" w:type="dxa"/>
              <w:bottom w:w="40" w:type="dxa"/>
              <w:right w:w="80" w:type="dxa"/>
            </w:tcMar>
            <w:tcPrChange w:id="767" w:author="Sejal Kalra" w:date="2026-08-13T10:58:00Z" w16du:dateUtc="2026-08-13T05:28:00Z">
              <w:tcPr>
                <w:tcW w:w="3100" w:type="dxa"/>
                <w:shd w:val="clear" w:color="auto" w:fill="FBF8F7"/>
                <w:tcMar>
                  <w:top w:w="40" w:type="dxa"/>
                  <w:left w:w="80" w:type="dxa"/>
                  <w:bottom w:w="40" w:type="dxa"/>
                  <w:right w:w="80" w:type="dxa"/>
                </w:tcMar>
              </w:tcPr>
            </w:tcPrChange>
          </w:tcPr>
          <w:p w14:paraId="304B3BBE" w14:textId="64516A09" w:rsidR="00975CD5" w:rsidDel="00C9601F" w:rsidRDefault="00BD35BE">
            <w:pPr>
              <w:rPr>
                <w:del w:id="768" w:author="Sejal Kalra" w:date="2026-08-13T10:58:00Z" w16du:dateUtc="2026-08-13T05:28:00Z"/>
              </w:rPr>
            </w:pPr>
            <w:del w:id="769" w:author="Sejal Kalra" w:date="2026-08-13T10:58:00Z" w16du:dateUtc="2026-08-13T05:28:00Z">
              <w:r w:rsidDel="00C9601F">
                <w:rPr>
                  <w:color w:val="222222"/>
                  <w:sz w:val="15"/>
                  <w:szCs w:val="15"/>
                </w:rPr>
                <w:delText>Market Definitions and Methodology: Personal Devices</w:delText>
              </w:r>
            </w:del>
          </w:p>
        </w:tc>
        <w:tc>
          <w:tcPr>
            <w:tcW w:w="1072" w:type="dxa"/>
            <w:shd w:val="clear" w:color="auto" w:fill="FBF8F7"/>
            <w:tcMar>
              <w:top w:w="40" w:type="dxa"/>
              <w:left w:w="80" w:type="dxa"/>
              <w:bottom w:w="40" w:type="dxa"/>
              <w:right w:w="80" w:type="dxa"/>
            </w:tcMar>
            <w:tcPrChange w:id="770" w:author="Sejal Kalra" w:date="2026-08-13T10:58:00Z" w16du:dateUtc="2026-08-13T05:28:00Z">
              <w:tcPr>
                <w:tcW w:w="1050" w:type="dxa"/>
                <w:shd w:val="clear" w:color="auto" w:fill="FBF8F7"/>
                <w:tcMar>
                  <w:top w:w="40" w:type="dxa"/>
                  <w:left w:w="80" w:type="dxa"/>
                  <w:bottom w:w="40" w:type="dxa"/>
                  <w:right w:w="80" w:type="dxa"/>
                </w:tcMar>
              </w:tcPr>
            </w:tcPrChange>
          </w:tcPr>
          <w:p w14:paraId="513FBFD7" w14:textId="05942450" w:rsidR="00975CD5" w:rsidDel="00C9601F" w:rsidRDefault="00BD35BE">
            <w:pPr>
              <w:rPr>
                <w:del w:id="771" w:author="Sejal Kalra" w:date="2026-08-13T10:58:00Z" w16du:dateUtc="2026-08-13T05:28:00Z"/>
              </w:rPr>
            </w:pPr>
            <w:del w:id="772" w:author="Sejal Kalra" w:date="2026-08-13T10:58:00Z" w16du:dateUtc="2026-08-13T05:28:00Z">
              <w:r w:rsidDel="00C9601F">
                <w:rPr>
                  <w:color w:val="222222"/>
                  <w:sz w:val="15"/>
                  <w:szCs w:val="15"/>
                </w:rPr>
                <w:delText>G00289867</w:delText>
              </w:r>
            </w:del>
          </w:p>
        </w:tc>
        <w:tc>
          <w:tcPr>
            <w:tcW w:w="1851" w:type="dxa"/>
            <w:shd w:val="clear" w:color="auto" w:fill="FBF8F7"/>
            <w:tcMar>
              <w:top w:w="40" w:type="dxa"/>
              <w:left w:w="80" w:type="dxa"/>
              <w:bottom w:w="40" w:type="dxa"/>
              <w:right w:w="80" w:type="dxa"/>
            </w:tcMar>
            <w:tcPrChange w:id="773" w:author="Sejal Kalra" w:date="2026-08-13T10:58:00Z" w16du:dateUtc="2026-08-13T05:28:00Z">
              <w:tcPr>
                <w:tcW w:w="1250" w:type="dxa"/>
                <w:shd w:val="clear" w:color="auto" w:fill="FBF8F7"/>
                <w:tcMar>
                  <w:top w:w="40" w:type="dxa"/>
                  <w:left w:w="80" w:type="dxa"/>
                  <w:bottom w:w="40" w:type="dxa"/>
                  <w:right w:w="80" w:type="dxa"/>
                </w:tcMar>
              </w:tcPr>
            </w:tcPrChange>
          </w:tcPr>
          <w:p w14:paraId="15AF7074" w14:textId="3B53FA54" w:rsidR="00975CD5" w:rsidDel="00C9601F" w:rsidRDefault="00BD35BE">
            <w:pPr>
              <w:rPr>
                <w:del w:id="774" w:author="Sejal Kalra" w:date="2026-08-13T10:58:00Z" w16du:dateUtc="2026-08-13T05:28:00Z"/>
              </w:rPr>
            </w:pPr>
            <w:del w:id="775" w:author="Sejal Kalra" w:date="2026-08-13T10:58:00Z" w16du:dateUtc="2026-08-13T05:28:00Z">
              <w:r w:rsidDel="00C9601F">
                <w:rPr>
                  <w:color w:val="222222"/>
                  <w:sz w:val="15"/>
                  <w:szCs w:val="15"/>
                </w:rPr>
                <w:delText>8 September 2016</w:delText>
              </w:r>
            </w:del>
          </w:p>
        </w:tc>
        <w:tc>
          <w:tcPr>
            <w:tcW w:w="3235" w:type="dxa"/>
            <w:shd w:val="clear" w:color="auto" w:fill="FBF8F7"/>
            <w:tcMar>
              <w:top w:w="40" w:type="dxa"/>
              <w:left w:w="80" w:type="dxa"/>
              <w:bottom w:w="40" w:type="dxa"/>
              <w:right w:w="80" w:type="dxa"/>
            </w:tcMar>
            <w:tcPrChange w:id="776" w:author="Sejal Kalra" w:date="2026-08-13T10:58:00Z" w16du:dateUtc="2026-08-13T05:28:00Z">
              <w:tcPr>
                <w:tcW w:w="3600" w:type="dxa"/>
                <w:shd w:val="clear" w:color="auto" w:fill="FBF8F7"/>
                <w:tcMar>
                  <w:top w:w="40" w:type="dxa"/>
                  <w:left w:w="80" w:type="dxa"/>
                  <w:bottom w:w="40" w:type="dxa"/>
                  <w:right w:w="80" w:type="dxa"/>
                </w:tcMar>
              </w:tcPr>
            </w:tcPrChange>
          </w:tcPr>
          <w:p w14:paraId="0679C159" w14:textId="53799A3D" w:rsidR="00975CD5" w:rsidDel="00C9601F" w:rsidRDefault="00BD35BE">
            <w:pPr>
              <w:rPr>
                <w:del w:id="777" w:author="Sejal Kalra" w:date="2026-08-13T10:58:00Z" w16du:dateUtc="2026-08-13T05:28:00Z"/>
              </w:rPr>
            </w:pPr>
            <w:del w:id="778" w:author="Sejal Kalra" w:date="2026-08-13T10:58:00Z" w16du:dateUtc="2026-08-13T05:28:00Z">
              <w:r w:rsidDel="00C9601F">
                <w:rPr>
                  <w:color w:val="222222"/>
                  <w:sz w:val="15"/>
                  <w:szCs w:val="15"/>
                </w:rPr>
                <w:delText>William Lutman</w:delText>
              </w:r>
            </w:del>
          </w:p>
        </w:tc>
      </w:tr>
      <w:tr w:rsidR="00975CD5" w:rsidDel="00C9601F" w14:paraId="69BEEBDE" w14:textId="6587A640" w:rsidTr="00C9601F">
        <w:tblPrEx>
          <w:tblCellMar>
            <w:top w:w="0" w:type="dxa"/>
            <w:bottom w:w="0" w:type="dxa"/>
          </w:tblCellMar>
          <w:tblPrExChange w:id="779" w:author="Sejal Kalra" w:date="2026-08-13T10:58:00Z" w16du:dateUtc="2026-08-13T05:28:00Z">
            <w:tblPrEx>
              <w:tblCellMar>
                <w:top w:w="0" w:type="dxa"/>
                <w:bottom w:w="0" w:type="dxa"/>
              </w:tblCellMar>
            </w:tblPrEx>
          </w:tblPrExChange>
        </w:tblPrEx>
        <w:trPr>
          <w:del w:id="780" w:author="Sejal Kalra" w:date="2026-08-13T10:58:00Z" w16du:dateUtc="2026-08-13T05:28:00Z"/>
        </w:trPr>
        <w:tc>
          <w:tcPr>
            <w:tcW w:w="2842" w:type="dxa"/>
            <w:tcMar>
              <w:top w:w="40" w:type="dxa"/>
              <w:left w:w="80" w:type="dxa"/>
              <w:bottom w:w="40" w:type="dxa"/>
              <w:right w:w="80" w:type="dxa"/>
            </w:tcMar>
            <w:tcPrChange w:id="781" w:author="Sejal Kalra" w:date="2026-08-13T10:58:00Z" w16du:dateUtc="2026-08-13T05:28:00Z">
              <w:tcPr>
                <w:tcW w:w="3100" w:type="dxa"/>
                <w:tcMar>
                  <w:top w:w="40" w:type="dxa"/>
                  <w:left w:w="80" w:type="dxa"/>
                  <w:bottom w:w="40" w:type="dxa"/>
                  <w:right w:w="80" w:type="dxa"/>
                </w:tcMar>
              </w:tcPr>
            </w:tcPrChange>
          </w:tcPr>
          <w:p w14:paraId="4B8AC829" w14:textId="73993839" w:rsidR="00975CD5" w:rsidDel="00C9601F" w:rsidRDefault="00BD35BE">
            <w:pPr>
              <w:rPr>
                <w:del w:id="782" w:author="Sejal Kalra" w:date="2026-08-13T10:58:00Z" w16du:dateUtc="2026-08-13T05:28:00Z"/>
              </w:rPr>
            </w:pPr>
            <w:del w:id="783" w:author="Sejal Kalra" w:date="2026-08-13T10:58:00Z" w16du:dateUtc="2026-08-13T05:28:00Z">
              <w:r w:rsidDel="00C9601F">
                <w:rPr>
                  <w:color w:val="222222"/>
                  <w:sz w:val="15"/>
                  <w:szCs w:val="15"/>
                </w:rPr>
                <w:delText>Market Deﬁnitions and Methodology: PCs,</w:delText>
              </w:r>
            </w:del>
          </w:p>
        </w:tc>
        <w:tc>
          <w:tcPr>
            <w:tcW w:w="1072" w:type="dxa"/>
            <w:tcMar>
              <w:top w:w="40" w:type="dxa"/>
              <w:left w:w="80" w:type="dxa"/>
              <w:bottom w:w="40" w:type="dxa"/>
              <w:right w:w="80" w:type="dxa"/>
            </w:tcMar>
            <w:tcPrChange w:id="784" w:author="Sejal Kalra" w:date="2026-08-13T10:58:00Z" w16du:dateUtc="2026-08-13T05:28:00Z">
              <w:tcPr>
                <w:tcW w:w="1050" w:type="dxa"/>
                <w:tcMar>
                  <w:top w:w="40" w:type="dxa"/>
                  <w:left w:w="80" w:type="dxa"/>
                  <w:bottom w:w="40" w:type="dxa"/>
                  <w:right w:w="80" w:type="dxa"/>
                </w:tcMar>
              </w:tcPr>
            </w:tcPrChange>
          </w:tcPr>
          <w:p w14:paraId="262DAC21" w14:textId="4BFBEF39" w:rsidR="00975CD5" w:rsidDel="00C9601F" w:rsidRDefault="00BD35BE">
            <w:pPr>
              <w:rPr>
                <w:del w:id="785" w:author="Sejal Kalra" w:date="2026-08-13T10:58:00Z" w16du:dateUtc="2026-08-13T05:28:00Z"/>
              </w:rPr>
            </w:pPr>
            <w:del w:id="786" w:author="Sejal Kalra" w:date="2026-08-13T10:58:00Z" w16du:dateUtc="2026-08-13T05:28:00Z">
              <w:r w:rsidDel="00C9601F">
                <w:rPr>
                  <w:color w:val="222222"/>
                  <w:sz w:val="15"/>
                  <w:szCs w:val="15"/>
                </w:rPr>
                <w:delText>G00323989</w:delText>
              </w:r>
            </w:del>
          </w:p>
        </w:tc>
        <w:tc>
          <w:tcPr>
            <w:tcW w:w="1851" w:type="dxa"/>
            <w:tcMar>
              <w:top w:w="40" w:type="dxa"/>
              <w:left w:w="80" w:type="dxa"/>
              <w:bottom w:w="40" w:type="dxa"/>
              <w:right w:w="80" w:type="dxa"/>
            </w:tcMar>
            <w:tcPrChange w:id="787" w:author="Sejal Kalra" w:date="2026-08-13T10:58:00Z" w16du:dateUtc="2026-08-13T05:28:00Z">
              <w:tcPr>
                <w:tcW w:w="1250" w:type="dxa"/>
                <w:tcMar>
                  <w:top w:w="40" w:type="dxa"/>
                  <w:left w:w="80" w:type="dxa"/>
                  <w:bottom w:w="40" w:type="dxa"/>
                  <w:right w:w="80" w:type="dxa"/>
                </w:tcMar>
              </w:tcPr>
            </w:tcPrChange>
          </w:tcPr>
          <w:p w14:paraId="413142A8" w14:textId="16D2F51D" w:rsidR="00975CD5" w:rsidDel="00C9601F" w:rsidRDefault="00BD35BE">
            <w:pPr>
              <w:rPr>
                <w:del w:id="788" w:author="Sejal Kalra" w:date="2026-08-13T10:58:00Z" w16du:dateUtc="2026-08-13T05:28:00Z"/>
              </w:rPr>
            </w:pPr>
            <w:del w:id="789" w:author="Sejal Kalra" w:date="2026-08-13T10:58:00Z" w16du:dateUtc="2026-08-13T05:28:00Z">
              <w:r w:rsidDel="00C9601F">
                <w:rPr>
                  <w:color w:val="222222"/>
                  <w:sz w:val="15"/>
                  <w:szCs w:val="15"/>
                </w:rPr>
                <w:delText>17 February 2017</w:delText>
              </w:r>
            </w:del>
          </w:p>
        </w:tc>
        <w:tc>
          <w:tcPr>
            <w:tcW w:w="3235" w:type="dxa"/>
            <w:tcMar>
              <w:top w:w="40" w:type="dxa"/>
              <w:left w:w="80" w:type="dxa"/>
              <w:bottom w:w="40" w:type="dxa"/>
              <w:right w:w="80" w:type="dxa"/>
            </w:tcMar>
            <w:tcPrChange w:id="790" w:author="Sejal Kalra" w:date="2026-08-13T10:58:00Z" w16du:dateUtc="2026-08-13T05:28:00Z">
              <w:tcPr>
                <w:tcW w:w="3600" w:type="dxa"/>
                <w:tcMar>
                  <w:top w:w="40" w:type="dxa"/>
                  <w:left w:w="80" w:type="dxa"/>
                  <w:bottom w:w="40" w:type="dxa"/>
                  <w:right w:w="80" w:type="dxa"/>
                </w:tcMar>
              </w:tcPr>
            </w:tcPrChange>
          </w:tcPr>
          <w:p w14:paraId="19D70A9D" w14:textId="6F13CC0B" w:rsidR="00975CD5" w:rsidDel="00C9601F" w:rsidRDefault="00BD35BE">
            <w:pPr>
              <w:rPr>
                <w:del w:id="791" w:author="Sejal Kalra" w:date="2026-08-13T10:58:00Z" w16du:dateUtc="2026-08-13T05:28:00Z"/>
              </w:rPr>
            </w:pPr>
            <w:del w:id="792" w:author="Sejal Kalra" w:date="2026-08-13T10:58:00Z" w16du:dateUtc="2026-08-13T05:28:00Z">
              <w:r w:rsidDel="00C9601F">
                <w:rPr>
                  <w:color w:val="222222"/>
                  <w:sz w:val="15"/>
                  <w:szCs w:val="15"/>
                </w:rPr>
                <w:delText>Annette Zimmermann, Meike Escherich</w:delText>
              </w:r>
            </w:del>
          </w:p>
        </w:tc>
      </w:tr>
      <w:tr w:rsidR="00975CD5" w:rsidDel="00C9601F" w14:paraId="0AEBE21B" w14:textId="700690D3" w:rsidTr="00C9601F">
        <w:tblPrEx>
          <w:tblCellMar>
            <w:top w:w="0" w:type="dxa"/>
            <w:bottom w:w="0" w:type="dxa"/>
          </w:tblCellMar>
          <w:tblPrExChange w:id="793" w:author="Sejal Kalra" w:date="2026-08-13T10:58:00Z" w16du:dateUtc="2026-08-13T05:28:00Z">
            <w:tblPrEx>
              <w:tblCellMar>
                <w:top w:w="0" w:type="dxa"/>
                <w:bottom w:w="0" w:type="dxa"/>
              </w:tblCellMar>
            </w:tblPrEx>
          </w:tblPrExChange>
        </w:tblPrEx>
        <w:trPr>
          <w:del w:id="794" w:author="Sejal Kalra" w:date="2026-08-13T10:58:00Z" w16du:dateUtc="2026-08-13T05:28:00Z"/>
        </w:trPr>
        <w:tc>
          <w:tcPr>
            <w:tcW w:w="2842" w:type="dxa"/>
            <w:shd w:val="clear" w:color="auto" w:fill="FBF8F7"/>
            <w:tcMar>
              <w:top w:w="40" w:type="dxa"/>
              <w:left w:w="80" w:type="dxa"/>
              <w:bottom w:w="40" w:type="dxa"/>
              <w:right w:w="80" w:type="dxa"/>
            </w:tcMar>
            <w:tcPrChange w:id="795" w:author="Sejal Kalra" w:date="2026-08-13T10:58:00Z" w16du:dateUtc="2026-08-13T05:28:00Z">
              <w:tcPr>
                <w:tcW w:w="3100" w:type="dxa"/>
                <w:shd w:val="clear" w:color="auto" w:fill="FBF8F7"/>
                <w:tcMar>
                  <w:top w:w="40" w:type="dxa"/>
                  <w:left w:w="80" w:type="dxa"/>
                  <w:bottom w:w="40" w:type="dxa"/>
                  <w:right w:w="80" w:type="dxa"/>
                </w:tcMar>
              </w:tcPr>
            </w:tcPrChange>
          </w:tcPr>
          <w:p w14:paraId="5C6BA4C0" w14:textId="7E462470" w:rsidR="00975CD5" w:rsidDel="00C9601F" w:rsidRDefault="00BD35BE">
            <w:pPr>
              <w:rPr>
                <w:del w:id="796" w:author="Sejal Kalra" w:date="2026-08-13T10:58:00Z" w16du:dateUtc="2026-08-13T05:28:00Z"/>
              </w:rPr>
            </w:pPr>
            <w:del w:id="797" w:author="Sejal Kalra" w:date="2026-08-13T10:58:00Z" w16du:dateUtc="2026-08-13T05:28:00Z">
              <w:r w:rsidDel="00C9601F">
                <w:rPr>
                  <w:color w:val="222222"/>
                  <w:sz w:val="15"/>
                  <w:szCs w:val="15"/>
                </w:rPr>
                <w:delText>Market Deﬁnitions and Methodology: PCs,</w:delText>
              </w:r>
            </w:del>
          </w:p>
        </w:tc>
        <w:tc>
          <w:tcPr>
            <w:tcW w:w="1072" w:type="dxa"/>
            <w:shd w:val="clear" w:color="auto" w:fill="FBF8F7"/>
            <w:tcMar>
              <w:top w:w="40" w:type="dxa"/>
              <w:left w:w="80" w:type="dxa"/>
              <w:bottom w:w="40" w:type="dxa"/>
              <w:right w:w="80" w:type="dxa"/>
            </w:tcMar>
            <w:tcPrChange w:id="798" w:author="Sejal Kalra" w:date="2026-08-13T10:58:00Z" w16du:dateUtc="2026-08-13T05:28:00Z">
              <w:tcPr>
                <w:tcW w:w="1050" w:type="dxa"/>
                <w:shd w:val="clear" w:color="auto" w:fill="FBF8F7"/>
                <w:tcMar>
                  <w:top w:w="40" w:type="dxa"/>
                  <w:left w:w="80" w:type="dxa"/>
                  <w:bottom w:w="40" w:type="dxa"/>
                  <w:right w:w="80" w:type="dxa"/>
                </w:tcMar>
              </w:tcPr>
            </w:tcPrChange>
          </w:tcPr>
          <w:p w14:paraId="289C3251" w14:textId="296B332E" w:rsidR="00975CD5" w:rsidDel="00C9601F" w:rsidRDefault="00BD35BE">
            <w:pPr>
              <w:rPr>
                <w:del w:id="799" w:author="Sejal Kalra" w:date="2026-08-13T10:58:00Z" w16du:dateUtc="2026-08-13T05:28:00Z"/>
              </w:rPr>
            </w:pPr>
            <w:del w:id="800" w:author="Sejal Kalra" w:date="2026-08-13T10:58:00Z" w16du:dateUtc="2026-08-13T05:28:00Z">
              <w:r w:rsidDel="00C9601F">
                <w:rPr>
                  <w:color w:val="222222"/>
                  <w:sz w:val="15"/>
                  <w:szCs w:val="15"/>
                </w:rPr>
                <w:delText>G00463636</w:delText>
              </w:r>
            </w:del>
          </w:p>
        </w:tc>
        <w:tc>
          <w:tcPr>
            <w:tcW w:w="1851" w:type="dxa"/>
            <w:shd w:val="clear" w:color="auto" w:fill="FBF8F7"/>
            <w:tcMar>
              <w:top w:w="40" w:type="dxa"/>
              <w:left w:w="80" w:type="dxa"/>
              <w:bottom w:w="40" w:type="dxa"/>
              <w:right w:w="80" w:type="dxa"/>
            </w:tcMar>
            <w:tcPrChange w:id="801" w:author="Sejal Kalra" w:date="2026-08-13T10:58:00Z" w16du:dateUtc="2026-08-13T05:28:00Z">
              <w:tcPr>
                <w:tcW w:w="1250" w:type="dxa"/>
                <w:shd w:val="clear" w:color="auto" w:fill="FBF8F7"/>
                <w:tcMar>
                  <w:top w:w="40" w:type="dxa"/>
                  <w:left w:w="80" w:type="dxa"/>
                  <w:bottom w:w="40" w:type="dxa"/>
                  <w:right w:w="80" w:type="dxa"/>
                </w:tcMar>
              </w:tcPr>
            </w:tcPrChange>
          </w:tcPr>
          <w:p w14:paraId="0B431BBB" w14:textId="16346552" w:rsidR="00975CD5" w:rsidDel="00C9601F" w:rsidRDefault="00BD35BE">
            <w:pPr>
              <w:rPr>
                <w:del w:id="802" w:author="Sejal Kalra" w:date="2026-08-13T10:58:00Z" w16du:dateUtc="2026-08-13T05:28:00Z"/>
              </w:rPr>
            </w:pPr>
            <w:del w:id="803" w:author="Sejal Kalra" w:date="2026-08-13T10:58:00Z" w16du:dateUtc="2026-08-13T05:28:00Z">
              <w:r w:rsidDel="00C9601F">
                <w:rPr>
                  <w:color w:val="222222"/>
                  <w:sz w:val="15"/>
                  <w:szCs w:val="15"/>
                </w:rPr>
                <w:delText>9 December 2019</w:delText>
              </w:r>
            </w:del>
          </w:p>
        </w:tc>
        <w:tc>
          <w:tcPr>
            <w:tcW w:w="3235" w:type="dxa"/>
            <w:shd w:val="clear" w:color="auto" w:fill="FBF8F7"/>
            <w:tcMar>
              <w:top w:w="40" w:type="dxa"/>
              <w:left w:w="80" w:type="dxa"/>
              <w:bottom w:w="40" w:type="dxa"/>
              <w:right w:w="80" w:type="dxa"/>
            </w:tcMar>
            <w:tcPrChange w:id="804" w:author="Sejal Kalra" w:date="2026-08-13T10:58:00Z" w16du:dateUtc="2026-08-13T05:28:00Z">
              <w:tcPr>
                <w:tcW w:w="3600" w:type="dxa"/>
                <w:shd w:val="clear" w:color="auto" w:fill="FBF8F7"/>
                <w:tcMar>
                  <w:top w:w="40" w:type="dxa"/>
                  <w:left w:w="80" w:type="dxa"/>
                  <w:bottom w:w="40" w:type="dxa"/>
                  <w:right w:w="80" w:type="dxa"/>
                </w:tcMar>
              </w:tcPr>
            </w:tcPrChange>
          </w:tcPr>
          <w:p w14:paraId="288B814B" w14:textId="22674D20" w:rsidR="00975CD5" w:rsidDel="00C9601F" w:rsidRDefault="00BD35BE">
            <w:pPr>
              <w:rPr>
                <w:del w:id="805" w:author="Sejal Kalra" w:date="2026-08-13T10:58:00Z" w16du:dateUtc="2026-08-13T05:28:00Z"/>
              </w:rPr>
            </w:pPr>
            <w:del w:id="806" w:author="Sejal Kalra" w:date="2026-08-13T10:58:00Z" w16du:dateUtc="2026-08-13T05:28:00Z">
              <w:r w:rsidDel="00C9601F">
                <w:rPr>
                  <w:color w:val="222222"/>
                  <w:sz w:val="15"/>
                  <w:szCs w:val="15"/>
                </w:rPr>
                <w:delText>Ranjit Atwal, Rishi Padhi, Namrata Banerjee</w:delText>
              </w:r>
            </w:del>
          </w:p>
        </w:tc>
      </w:tr>
      <w:tr w:rsidR="00975CD5" w:rsidDel="00C9601F" w14:paraId="5E225BD4" w14:textId="7889FE41" w:rsidTr="00C9601F">
        <w:tblPrEx>
          <w:tblCellMar>
            <w:top w:w="0" w:type="dxa"/>
            <w:bottom w:w="0" w:type="dxa"/>
          </w:tblCellMar>
          <w:tblPrExChange w:id="807" w:author="Sejal Kalra" w:date="2026-08-13T10:58:00Z" w16du:dateUtc="2026-08-13T05:28:00Z">
            <w:tblPrEx>
              <w:tblCellMar>
                <w:top w:w="0" w:type="dxa"/>
                <w:bottom w:w="0" w:type="dxa"/>
              </w:tblCellMar>
            </w:tblPrEx>
          </w:tblPrExChange>
        </w:tblPrEx>
        <w:trPr>
          <w:del w:id="808" w:author="Sejal Kalra" w:date="2026-08-13T10:58:00Z" w16du:dateUtc="2026-08-13T05:28:00Z"/>
        </w:trPr>
        <w:tc>
          <w:tcPr>
            <w:tcW w:w="2842" w:type="dxa"/>
            <w:tcMar>
              <w:top w:w="40" w:type="dxa"/>
              <w:left w:w="80" w:type="dxa"/>
              <w:bottom w:w="40" w:type="dxa"/>
              <w:right w:w="80" w:type="dxa"/>
            </w:tcMar>
            <w:tcPrChange w:id="809" w:author="Sejal Kalra" w:date="2026-08-13T10:58:00Z" w16du:dateUtc="2026-08-13T05:28:00Z">
              <w:tcPr>
                <w:tcW w:w="3100" w:type="dxa"/>
                <w:tcMar>
                  <w:top w:w="40" w:type="dxa"/>
                  <w:left w:w="80" w:type="dxa"/>
                  <w:bottom w:w="40" w:type="dxa"/>
                  <w:right w:w="80" w:type="dxa"/>
                </w:tcMar>
              </w:tcPr>
            </w:tcPrChange>
          </w:tcPr>
          <w:p w14:paraId="164DE0B5" w14:textId="55BE8B35" w:rsidR="00975CD5" w:rsidDel="00C9601F" w:rsidRDefault="00BD35BE">
            <w:pPr>
              <w:rPr>
                <w:del w:id="810" w:author="Sejal Kalra" w:date="2026-08-13T10:58:00Z" w16du:dateUtc="2026-08-13T05:28:00Z"/>
              </w:rPr>
            </w:pPr>
            <w:del w:id="811" w:author="Sejal Kalra" w:date="2026-08-13T10:58:00Z" w16du:dateUtc="2026-08-13T05:28:00Z">
              <w:r w:rsidDel="00C9601F">
                <w:rPr>
                  <w:color w:val="222222"/>
                  <w:sz w:val="15"/>
                  <w:szCs w:val="15"/>
                </w:rPr>
                <w:delText>Market Deﬁnitions and Methodology Guide: Consumer</w:delText>
              </w:r>
            </w:del>
          </w:p>
        </w:tc>
        <w:tc>
          <w:tcPr>
            <w:tcW w:w="1072" w:type="dxa"/>
            <w:tcMar>
              <w:top w:w="40" w:type="dxa"/>
              <w:left w:w="80" w:type="dxa"/>
              <w:bottom w:w="40" w:type="dxa"/>
              <w:right w:w="80" w:type="dxa"/>
            </w:tcMar>
            <w:tcPrChange w:id="812" w:author="Sejal Kalra" w:date="2026-08-13T10:58:00Z" w16du:dateUtc="2026-08-13T05:28:00Z">
              <w:tcPr>
                <w:tcW w:w="1050" w:type="dxa"/>
                <w:tcMar>
                  <w:top w:w="40" w:type="dxa"/>
                  <w:left w:w="80" w:type="dxa"/>
                  <w:bottom w:w="40" w:type="dxa"/>
                  <w:right w:w="80" w:type="dxa"/>
                </w:tcMar>
              </w:tcPr>
            </w:tcPrChange>
          </w:tcPr>
          <w:p w14:paraId="44B22A63" w14:textId="3B8471B2" w:rsidR="00975CD5" w:rsidDel="00C9601F" w:rsidRDefault="00BD35BE">
            <w:pPr>
              <w:rPr>
                <w:del w:id="813" w:author="Sejal Kalra" w:date="2026-08-13T10:58:00Z" w16du:dateUtc="2026-08-13T05:28:00Z"/>
              </w:rPr>
            </w:pPr>
            <w:del w:id="814" w:author="Sejal Kalra" w:date="2026-08-13T10:58:00Z" w16du:dateUtc="2026-08-13T05:28:00Z">
              <w:r w:rsidDel="00C9601F">
                <w:rPr>
                  <w:color w:val="222222"/>
                  <w:sz w:val="15"/>
                  <w:szCs w:val="15"/>
                </w:rPr>
                <w:delText>G00231509</w:delText>
              </w:r>
            </w:del>
          </w:p>
        </w:tc>
        <w:tc>
          <w:tcPr>
            <w:tcW w:w="1851" w:type="dxa"/>
            <w:tcMar>
              <w:top w:w="40" w:type="dxa"/>
              <w:left w:w="80" w:type="dxa"/>
              <w:bottom w:w="40" w:type="dxa"/>
              <w:right w:w="80" w:type="dxa"/>
            </w:tcMar>
            <w:tcPrChange w:id="815" w:author="Sejal Kalra" w:date="2026-08-13T10:58:00Z" w16du:dateUtc="2026-08-13T05:28:00Z">
              <w:tcPr>
                <w:tcW w:w="1250" w:type="dxa"/>
                <w:tcMar>
                  <w:top w:w="40" w:type="dxa"/>
                  <w:left w:w="80" w:type="dxa"/>
                  <w:bottom w:w="40" w:type="dxa"/>
                  <w:right w:w="80" w:type="dxa"/>
                </w:tcMar>
              </w:tcPr>
            </w:tcPrChange>
          </w:tcPr>
          <w:p w14:paraId="0210FF5F" w14:textId="244B95C2" w:rsidR="00975CD5" w:rsidDel="00C9601F" w:rsidRDefault="00BD35BE">
            <w:pPr>
              <w:rPr>
                <w:del w:id="816" w:author="Sejal Kalra" w:date="2026-08-13T10:58:00Z" w16du:dateUtc="2026-08-13T05:28:00Z"/>
              </w:rPr>
            </w:pPr>
            <w:del w:id="817" w:author="Sejal Kalra" w:date="2026-08-13T10:58:00Z" w16du:dateUtc="2026-08-13T05:28:00Z">
              <w:r w:rsidDel="00C9601F">
                <w:rPr>
                  <w:color w:val="222222"/>
                  <w:sz w:val="15"/>
                  <w:szCs w:val="15"/>
                </w:rPr>
                <w:delText>23 April 2012</w:delText>
              </w:r>
            </w:del>
          </w:p>
        </w:tc>
        <w:tc>
          <w:tcPr>
            <w:tcW w:w="3235" w:type="dxa"/>
            <w:tcMar>
              <w:top w:w="40" w:type="dxa"/>
              <w:left w:w="80" w:type="dxa"/>
              <w:bottom w:w="40" w:type="dxa"/>
              <w:right w:w="80" w:type="dxa"/>
            </w:tcMar>
            <w:tcPrChange w:id="818" w:author="Sejal Kalra" w:date="2026-08-13T10:58:00Z" w16du:dateUtc="2026-08-13T05:28:00Z">
              <w:tcPr>
                <w:tcW w:w="3600" w:type="dxa"/>
                <w:tcMar>
                  <w:top w:w="40" w:type="dxa"/>
                  <w:left w:w="80" w:type="dxa"/>
                  <w:bottom w:w="40" w:type="dxa"/>
                  <w:right w:w="80" w:type="dxa"/>
                </w:tcMar>
              </w:tcPr>
            </w:tcPrChange>
          </w:tcPr>
          <w:p w14:paraId="61218619" w14:textId="263C7610" w:rsidR="00975CD5" w:rsidDel="00C9601F" w:rsidRDefault="00BD35BE">
            <w:pPr>
              <w:rPr>
                <w:del w:id="819" w:author="Sejal Kalra" w:date="2026-08-13T10:58:00Z" w16du:dateUtc="2026-08-13T05:28:00Z"/>
              </w:rPr>
            </w:pPr>
            <w:del w:id="820" w:author="Sejal Kalra" w:date="2026-08-13T10:58:00Z" w16du:dateUtc="2026-08-13T05:28:00Z">
              <w:r w:rsidDel="00C9601F">
                <w:rPr>
                  <w:color w:val="222222"/>
                  <w:sz w:val="15"/>
                  <w:szCs w:val="15"/>
                </w:rPr>
                <w:delText>Gartner, Inc.</w:delText>
              </w:r>
            </w:del>
          </w:p>
        </w:tc>
      </w:tr>
    </w:tbl>
    <w:p w14:paraId="6729B053" w14:textId="77777777" w:rsidR="00975CD5" w:rsidRDefault="00BD35BE">
      <w:r>
        <w:br w:type="page"/>
      </w:r>
    </w:p>
    <w:p w14:paraId="455E57F6" w14:textId="77777777" w:rsidR="00975CD5" w:rsidRDefault="00BD35BE">
      <w:pPr>
        <w:pStyle w:val="Heading1"/>
        <w:spacing w:before="360" w:after="160"/>
      </w:pPr>
      <w:r>
        <w:rPr>
          <w:rFonts w:ascii="Arial" w:eastAsia="Arial" w:hAnsi="Arial" w:cs="Arial"/>
          <w:b/>
          <w:bCs/>
          <w:color w:val="6E0E18"/>
          <w:sz w:val="30"/>
          <w:szCs w:val="30"/>
        </w:rPr>
        <w:lastRenderedPageBreak/>
        <w:t>4.  Excerpt — figures referencing Gartner (as they appear)</w:t>
      </w:r>
    </w:p>
    <w:p w14:paraId="4F616337" w14:textId="77777777" w:rsidR="00975CD5" w:rsidRDefault="00BD35BE">
      <w:pPr>
        <w:keepNext/>
        <w:spacing w:before="200" w:after="60"/>
        <w:jc w:val="center"/>
      </w:pPr>
      <w:r>
        <w:rPr>
          <w:noProof/>
        </w:rPr>
        <w:drawing>
          <wp:inline distT="0" distB="0" distL="0" distR="0" wp14:anchorId="32CAB5C0" wp14:editId="25AB4C10">
            <wp:extent cx="6000750" cy="4495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000750" cy="4495800"/>
                    </a:xfrm>
                    <a:prstGeom prst="rect">
                      <a:avLst/>
                    </a:prstGeom>
                  </pic:spPr>
                </pic:pic>
              </a:graphicData>
            </a:graphic>
          </wp:inline>
        </w:drawing>
      </w:r>
    </w:p>
    <w:p w14:paraId="66280F91" w14:textId="77777777" w:rsidR="00975CD5" w:rsidRDefault="00BD35BE">
      <w:pPr>
        <w:spacing w:after="220"/>
        <w:jc w:val="both"/>
      </w:pPr>
      <w:r>
        <w:rPr>
          <w:i/>
          <w:iCs/>
          <w:color w:val="666666"/>
          <w:sz w:val="17"/>
          <w:szCs w:val="17"/>
        </w:rPr>
        <w:t>Figure 1. Five testable hypotheses: statement, test, result, verdict (Sections 2&amp;#8211;5). Structured caption embedded in-figure; final numbering at copy-edit. Panels are separate graphics with independent sources (Gartner-based panel and trade-data panel; Appendix I). Graphics created by the authors; calculations performed by the authors.</w:t>
      </w:r>
    </w:p>
    <w:p w14:paraId="29EA1EAB" w14:textId="77777777" w:rsidR="00975CD5" w:rsidRDefault="00BD35BE">
      <w:pPr>
        <w:keepNext/>
        <w:spacing w:before="200" w:after="60"/>
        <w:jc w:val="center"/>
      </w:pPr>
      <w:r>
        <w:rPr>
          <w:noProof/>
        </w:rPr>
        <w:lastRenderedPageBreak/>
        <w:drawing>
          <wp:inline distT="0" distB="0" distL="0" distR="0" wp14:anchorId="3791B5F7" wp14:editId="6BFE8863">
            <wp:extent cx="6000750" cy="3762375"/>
            <wp:effectExtent l="0" t="0" r="0" b="0"/>
            <wp:docPr id="129599863" name="Picture 1295998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6000750" cy="3762375"/>
                    </a:xfrm>
                    <a:prstGeom prst="rect">
                      <a:avLst/>
                    </a:prstGeom>
                  </pic:spPr>
                </pic:pic>
              </a:graphicData>
            </a:graphic>
          </wp:inline>
        </w:drawing>
      </w:r>
    </w:p>
    <w:p w14:paraId="15A75CAB" w14:textId="77777777" w:rsidR="00975CD5" w:rsidRDefault="00BD35BE">
      <w:pPr>
        <w:spacing w:after="220"/>
        <w:jc w:val="both"/>
      </w:pPr>
      <w:r>
        <w:rPr>
          <w:i/>
          <w:iCs/>
          <w:color w:val="666666"/>
          <w:sz w:val="17"/>
          <w:szCs w:val="17"/>
        </w:rPr>
        <w:t>Figure 2. The reverse ascent — China’s position at three depths of the electronics value chain, 2011–2025. Chinese-brand device-shipment share (the entry rung), Chinese-headquartered merchant-semiconductor revenue share (one layer down), and named Chinese wafer-fabrication-equipment share (the deepest layer) plotted over time. The deeper the layer, the later and the lower its rise: each layer’s steepest climb arrives about four years after the one above (devices around 2015, chips around 2019, equipment aro</w:t>
      </w:r>
      <w:r>
        <w:rPr>
          <w:i/>
          <w:iCs/>
          <w:color w:val="666666"/>
          <w:sz w:val="17"/>
          <w:szCs w:val="17"/>
        </w:rPr>
        <w:t>und 2023), the equipment turn falling just after the October 2022 controls. Device share is all-device shipments; the semiconductor series is the China-headquarters-inclusive basis (named-vendor share lower); WFE is nine named toolmakers. Graphic created by the authors based on Gartner research (source documents in Appendix I). Calculations performed by the authors.</w:t>
      </w:r>
    </w:p>
    <w:p w14:paraId="509AB7BB" w14:textId="77777777" w:rsidR="00975CD5" w:rsidRDefault="00BD35BE">
      <w:pPr>
        <w:keepNext/>
        <w:spacing w:before="200" w:after="60"/>
        <w:jc w:val="center"/>
      </w:pPr>
      <w:r>
        <w:rPr>
          <w:noProof/>
        </w:rPr>
        <w:lastRenderedPageBreak/>
        <w:drawing>
          <wp:inline distT="0" distB="0" distL="0" distR="0" wp14:anchorId="1EC33EFE" wp14:editId="43546805">
            <wp:extent cx="6000750" cy="4448175"/>
            <wp:effectExtent l="0" t="0" r="0" b="0"/>
            <wp:docPr id="255515476" name="Picture 2555154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6000750" cy="4448175"/>
                    </a:xfrm>
                    <a:prstGeom prst="rect">
                      <a:avLst/>
                    </a:prstGeom>
                  </pic:spPr>
                </pic:pic>
              </a:graphicData>
            </a:graphic>
          </wp:inline>
        </w:drawing>
      </w:r>
    </w:p>
    <w:p w14:paraId="5A874FD5" w14:textId="77777777" w:rsidR="00975CD5" w:rsidRDefault="00BD35BE">
      <w:pPr>
        <w:spacing w:after="220"/>
        <w:jc w:val="both"/>
      </w:pPr>
      <w:r>
        <w:rPr>
          <w:i/>
          <w:iCs/>
          <w:color w:val="666666"/>
          <w:sz w:val="17"/>
          <w:szCs w:val="17"/>
        </w:rPr>
        <w:t>Figure 3. The gate in levels — seventeen chip segments, pre-set difficulty versus 2025 China named-vendor share (Section 5.1). Structured caption embedded in-figure; final numbering at copy-edit. Graphic created by the authors based on Gartner research (source documents in Appendix I). Calculations performed by the authors.</w:t>
      </w:r>
    </w:p>
    <w:p w14:paraId="140E827C" w14:textId="77777777" w:rsidR="00975CD5" w:rsidRDefault="00BD35BE">
      <w:pPr>
        <w:keepNext/>
        <w:spacing w:before="200" w:after="60"/>
        <w:jc w:val="center"/>
      </w:pPr>
      <w:r>
        <w:rPr>
          <w:noProof/>
        </w:rPr>
        <w:drawing>
          <wp:inline distT="0" distB="0" distL="0" distR="0" wp14:anchorId="1827682D" wp14:editId="3AD45074">
            <wp:extent cx="6000750" cy="3000375"/>
            <wp:effectExtent l="0" t="0" r="0" b="0"/>
            <wp:docPr id="223648381" name="Picture 2236483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6000750" cy="3000375"/>
                    </a:xfrm>
                    <a:prstGeom prst="rect">
                      <a:avLst/>
                    </a:prstGeom>
                  </pic:spPr>
                </pic:pic>
              </a:graphicData>
            </a:graphic>
          </wp:inline>
        </w:drawing>
      </w:r>
    </w:p>
    <w:p w14:paraId="0BB09C4D" w14:textId="77777777" w:rsidR="00975CD5" w:rsidRDefault="00BD35BE">
      <w:pPr>
        <w:spacing w:after="220"/>
        <w:jc w:val="both"/>
      </w:pPr>
      <w:r>
        <w:rPr>
          <w:i/>
          <w:iCs/>
          <w:color w:val="666666"/>
          <w:sz w:val="17"/>
          <w:szCs w:val="17"/>
        </w:rPr>
        <w:t>Figure 4. Assembly does not buy the upstream: assemblers and chip owners, 2010&amp;#8211;2024 (Section 3). Structured caption embedded in-figure; final numbering at copy-edit. Panels are separate graphics with independent sources (Gartner-based panel and trade-data panel; Appendix I). Graphics created by the authors; calculations performed by the authors.</w:t>
      </w:r>
    </w:p>
    <w:p w14:paraId="1168F3DE" w14:textId="77777777" w:rsidR="00975CD5" w:rsidRDefault="00BD35BE">
      <w:pPr>
        <w:keepNext/>
        <w:spacing w:before="200" w:after="60"/>
        <w:jc w:val="center"/>
      </w:pPr>
      <w:r>
        <w:rPr>
          <w:noProof/>
        </w:rPr>
        <w:lastRenderedPageBreak/>
        <w:drawing>
          <wp:inline distT="0" distB="0" distL="0" distR="0" wp14:anchorId="7E1F3E44" wp14:editId="0FA4A586">
            <wp:extent cx="6000750" cy="3048000"/>
            <wp:effectExtent l="0" t="0" r="0" b="0"/>
            <wp:docPr id="1169018151" name="Picture 1169018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6000750" cy="3048000"/>
                    </a:xfrm>
                    <a:prstGeom prst="rect">
                      <a:avLst/>
                    </a:prstGeom>
                  </pic:spPr>
                </pic:pic>
              </a:graphicData>
            </a:graphic>
          </wp:inline>
        </w:drawing>
      </w:r>
    </w:p>
    <w:p w14:paraId="0260407A" w14:textId="77777777" w:rsidR="00975CD5" w:rsidRDefault="00BD35BE">
      <w:pPr>
        <w:spacing w:after="220"/>
        <w:jc w:val="both"/>
      </w:pPr>
      <w:r>
        <w:rPr>
          <w:i/>
          <w:iCs/>
          <w:color w:val="666666"/>
          <w:sz w:val="17"/>
          <w:szCs w:val="17"/>
        </w:rPr>
        <w:t>Figure 7. The Red Wave across device categories, 2011&amp;#8211;2025 (Section 3). Structured caption embedded in-figure; final numbering at copy-edit. Graphic created by the authors based on Gartner research (source documents in Appendix I). Calculations performed by the authors.</w:t>
      </w:r>
    </w:p>
    <w:p w14:paraId="41963DF8" w14:textId="77777777" w:rsidR="00975CD5" w:rsidRDefault="00BD35BE">
      <w:pPr>
        <w:keepNext/>
        <w:spacing w:before="200" w:after="60"/>
        <w:jc w:val="center"/>
      </w:pPr>
      <w:r>
        <w:rPr>
          <w:noProof/>
        </w:rPr>
        <w:drawing>
          <wp:inline distT="0" distB="0" distL="0" distR="0" wp14:anchorId="3A6ED208" wp14:editId="487C5A44">
            <wp:extent cx="6000750" cy="3048000"/>
            <wp:effectExtent l="0" t="0" r="0" b="0"/>
            <wp:docPr id="2130029119" name="Picture 2130029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6000750" cy="3048000"/>
                    </a:xfrm>
                    <a:prstGeom prst="rect">
                      <a:avLst/>
                    </a:prstGeom>
                  </pic:spPr>
                </pic:pic>
              </a:graphicData>
            </a:graphic>
          </wp:inline>
        </w:drawing>
      </w:r>
    </w:p>
    <w:p w14:paraId="3BD42F09" w14:textId="77777777" w:rsidR="00975CD5" w:rsidRDefault="00BD35BE">
      <w:pPr>
        <w:spacing w:after="220"/>
        <w:jc w:val="both"/>
      </w:pPr>
      <w:r>
        <w:rPr>
          <w:i/>
          <w:iCs/>
          <w:color w:val="666666"/>
          <w:sz w:val="17"/>
          <w:szCs w:val="17"/>
        </w:rPr>
        <w:t>Figure 8. The price lock: absolute premiumisation without relative convergence, 2022&amp;#8211;2025 (Section 3). Structured caption embedded in-figure. Graphic created by the authors based on Gartner research (source documents in Appendix I). Calculations performed by the authors.</w:t>
      </w:r>
    </w:p>
    <w:p w14:paraId="561D31E0" w14:textId="77777777" w:rsidR="00975CD5" w:rsidRDefault="00BD35BE">
      <w:pPr>
        <w:keepNext/>
        <w:spacing w:before="200" w:after="60"/>
        <w:jc w:val="center"/>
      </w:pPr>
      <w:r>
        <w:rPr>
          <w:noProof/>
        </w:rPr>
        <w:lastRenderedPageBreak/>
        <w:drawing>
          <wp:inline distT="0" distB="0" distL="0" distR="0" wp14:anchorId="659FC8FA" wp14:editId="3DEE1CB3">
            <wp:extent cx="6000750" cy="3352800"/>
            <wp:effectExtent l="0" t="0" r="0" b="0"/>
            <wp:docPr id="2005325884" name="Picture 20053258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6000750" cy="3352800"/>
                    </a:xfrm>
                    <a:prstGeom prst="rect">
                      <a:avLst/>
                    </a:prstGeom>
                  </pic:spPr>
                </pic:pic>
              </a:graphicData>
            </a:graphic>
          </wp:inline>
        </w:drawing>
      </w:r>
    </w:p>
    <w:p w14:paraId="390F54C3" w14:textId="77777777" w:rsidR="00975CD5" w:rsidRDefault="00BD35BE">
      <w:pPr>
        <w:spacing w:after="220"/>
        <w:jc w:val="both"/>
      </w:pPr>
      <w:r>
        <w:rPr>
          <w:i/>
          <w:iCs/>
          <w:color w:val="666666"/>
          <w:sz w:val="17"/>
          <w:szCs w:val="17"/>
        </w:rPr>
        <w:t>Figure 9. The split: workhorse versus targeted equipment segments around October 2022 (Section 5.2; descriptive &amp;#8212; causal analysis in the companion paper). Structured caption embedded in-figure; final numbering at copy-edit. Graphic created by the authors based on Gartner research (source documents in Appendix I). Calculations performed by the authors.</w:t>
      </w:r>
    </w:p>
    <w:p w14:paraId="1C339662" w14:textId="77777777" w:rsidR="00975CD5" w:rsidRDefault="00BD35BE">
      <w:pPr>
        <w:keepNext/>
        <w:spacing w:before="200" w:after="60"/>
        <w:jc w:val="center"/>
      </w:pPr>
      <w:r>
        <w:rPr>
          <w:noProof/>
        </w:rPr>
        <w:drawing>
          <wp:inline distT="0" distB="0" distL="0" distR="0" wp14:anchorId="72CFDEDC" wp14:editId="2BA583FA">
            <wp:extent cx="6000750" cy="3000375"/>
            <wp:effectExtent l="0" t="0" r="0" b="0"/>
            <wp:docPr id="1878479283" name="Picture 1878479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6000750" cy="3000375"/>
                    </a:xfrm>
                    <a:prstGeom prst="rect">
                      <a:avLst/>
                    </a:prstGeom>
                  </pic:spPr>
                </pic:pic>
              </a:graphicData>
            </a:graphic>
          </wp:inline>
        </w:drawing>
      </w:r>
    </w:p>
    <w:p w14:paraId="021CE367" w14:textId="77777777" w:rsidR="00975CD5" w:rsidRDefault="00BD35BE">
      <w:pPr>
        <w:spacing w:after="220"/>
        <w:jc w:val="both"/>
      </w:pPr>
      <w:r>
        <w:rPr>
          <w:i/>
          <w:iCs/>
          <w:color w:val="666666"/>
          <w:sz w:val="17"/>
          <w:szCs w:val="17"/>
        </w:rPr>
        <w:t>Figure 11. Territory versus ownership: the reverse-ascent wedge (Section 5.5). Structured caption embedded in-figure; final numbering at copy-edit. Panels are separate graphics with independent sources (Gartner-based panel and trade-data panel; Appendix I). Graphics created by the authors; calculations performed by the authors.</w:t>
      </w:r>
    </w:p>
    <w:p w14:paraId="294CA9EE" w14:textId="77777777" w:rsidR="00975CD5" w:rsidRDefault="00BD35BE">
      <w:pPr>
        <w:keepNext/>
        <w:spacing w:before="200" w:after="60"/>
        <w:jc w:val="center"/>
      </w:pPr>
      <w:r>
        <w:rPr>
          <w:noProof/>
        </w:rPr>
        <w:lastRenderedPageBreak/>
        <w:drawing>
          <wp:inline distT="0" distB="0" distL="0" distR="0" wp14:anchorId="07C4D096" wp14:editId="2482B7E7">
            <wp:extent cx="6000750" cy="3000375"/>
            <wp:effectExtent l="0" t="0" r="0" b="0"/>
            <wp:docPr id="974753867" name="Picture 9747538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6000750" cy="3000375"/>
                    </a:xfrm>
                    <a:prstGeom prst="rect">
                      <a:avLst/>
                    </a:prstGeom>
                  </pic:spPr>
                </pic:pic>
              </a:graphicData>
            </a:graphic>
          </wp:inline>
        </w:drawing>
      </w:r>
    </w:p>
    <w:p w14:paraId="7D1FDC30" w14:textId="77777777" w:rsidR="00975CD5" w:rsidRDefault="00BD35BE">
      <w:pPr>
        <w:spacing w:after="220"/>
        <w:jc w:val="both"/>
      </w:pPr>
      <w:r>
        <w:rPr>
          <w:i/>
          <w:iCs/>
          <w:color w:val="666666"/>
          <w:sz w:val="17"/>
          <w:szCs w:val="17"/>
        </w:rPr>
        <w:t>Figure 12. The double ceiling, with rank confidence sets (Section 5.6). Structured caption embedded in-figure; final numbering at copy-edit. Panels are separate graphics with independent sources (Gartner-based panel and trade-data panel; Appendix I). Graphics created by the authors; calculations performed by the authors.</w:t>
      </w:r>
    </w:p>
    <w:p w14:paraId="4A4F0E47" w14:textId="77777777" w:rsidR="00975CD5" w:rsidRDefault="00BD35BE">
      <w:pPr>
        <w:keepNext/>
        <w:spacing w:before="200" w:after="60"/>
        <w:jc w:val="center"/>
      </w:pPr>
      <w:r>
        <w:rPr>
          <w:noProof/>
        </w:rPr>
        <w:lastRenderedPageBreak/>
        <w:drawing>
          <wp:inline distT="0" distB="0" distL="0" distR="0" wp14:anchorId="45D5CF3E" wp14:editId="367C4B73">
            <wp:extent cx="6000750" cy="5276850"/>
            <wp:effectExtent l="0" t="0" r="0" b="0"/>
            <wp:docPr id="584268381" name="Picture 5842683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6000750" cy="5276850"/>
                    </a:xfrm>
                    <a:prstGeom prst="rect">
                      <a:avLst/>
                    </a:prstGeom>
                  </pic:spPr>
                </pic:pic>
              </a:graphicData>
            </a:graphic>
          </wp:inline>
        </w:drawing>
      </w:r>
    </w:p>
    <w:p w14:paraId="55E3A8E9" w14:textId="77777777" w:rsidR="00975CD5" w:rsidRDefault="00BD35BE">
      <w:pPr>
        <w:spacing w:after="220"/>
        <w:jc w:val="both"/>
      </w:pPr>
      <w:r>
        <w:rPr>
          <w:i/>
          <w:iCs/>
          <w:color w:val="666666"/>
          <w:sz w:val="17"/>
          <w:szCs w:val="17"/>
        </w:rPr>
        <w:t>Appendix Figure A1. The wave travels through the consumer channel (companion to Section 3; see also Appendix G.4). Structured caption embedded in-figure; final numbering at copy-edit. (Appendix Figures A3 and A2.) Graphic created by the authors based on Gartner research (source documents in Appendix I). Calculations performed by the authors.</w:t>
      </w:r>
    </w:p>
    <w:p w14:paraId="19D3DACC" w14:textId="77777777" w:rsidR="00975CD5" w:rsidRDefault="00BD35BE">
      <w:pPr>
        <w:keepNext/>
        <w:spacing w:before="200" w:after="60"/>
        <w:jc w:val="center"/>
      </w:pPr>
      <w:r>
        <w:rPr>
          <w:noProof/>
        </w:rPr>
        <w:lastRenderedPageBreak/>
        <w:drawing>
          <wp:inline distT="0" distB="0" distL="0" distR="0" wp14:anchorId="59675105" wp14:editId="6B9C0947">
            <wp:extent cx="6000750" cy="3000375"/>
            <wp:effectExtent l="0" t="0" r="0" b="0"/>
            <wp:docPr id="1356818743" name="Picture 13568187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6000750" cy="3000375"/>
                    </a:xfrm>
                    <a:prstGeom prst="rect">
                      <a:avLst/>
                    </a:prstGeom>
                  </pic:spPr>
                </pic:pic>
              </a:graphicData>
            </a:graphic>
          </wp:inline>
        </w:drawing>
      </w:r>
    </w:p>
    <w:p w14:paraId="6F7D8A04" w14:textId="77777777" w:rsidR="00975CD5" w:rsidRDefault="00BD35BE">
      <w:pPr>
        <w:spacing w:after="220"/>
        <w:jc w:val="both"/>
      </w:pPr>
      <w:r>
        <w:rPr>
          <w:i/>
          <w:iCs/>
          <w:color w:val="666666"/>
          <w:sz w:val="17"/>
          <w:szCs w:val="17"/>
        </w:rPr>
        <w:t>Appendix Figure A2. The polarization in motion: seventeen chip segments, 2010&amp;#8594;2025 &amp;#8212; the workhorse tier lifts off, the frontier tier never moves (Section 5.1). Structured caption embedded in-figure. Graphic created by the authors based on Gartner research (source documents in Appendix I). Calculations performed by the authors.</w:t>
      </w:r>
    </w:p>
    <w:p w14:paraId="3E24A75A" w14:textId="77777777" w:rsidR="00975CD5" w:rsidRDefault="00BD35BE">
      <w:pPr>
        <w:keepNext/>
        <w:spacing w:before="200" w:after="60"/>
        <w:jc w:val="center"/>
      </w:pPr>
      <w:r>
        <w:rPr>
          <w:noProof/>
        </w:rPr>
        <w:drawing>
          <wp:inline distT="0" distB="0" distL="0" distR="0" wp14:anchorId="5C1CC82D" wp14:editId="57384907">
            <wp:extent cx="6000750" cy="2105025"/>
            <wp:effectExtent l="0" t="0" r="0" b="0"/>
            <wp:docPr id="1753406282" name="Picture 1753406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6000750" cy="2105025"/>
                    </a:xfrm>
                    <a:prstGeom prst="rect">
                      <a:avLst/>
                    </a:prstGeom>
                  </pic:spPr>
                </pic:pic>
              </a:graphicData>
            </a:graphic>
          </wp:inline>
        </w:drawing>
      </w:r>
    </w:p>
    <w:p w14:paraId="1F34F0C1" w14:textId="77777777" w:rsidR="00975CD5" w:rsidRDefault="00BD35BE">
      <w:pPr>
        <w:spacing w:after="220"/>
        <w:jc w:val="both"/>
      </w:pPr>
      <w:r>
        <w:rPr>
          <w:i/>
          <w:iCs/>
          <w:color w:val="666666"/>
          <w:sz w:val="17"/>
          <w:szCs w:val="17"/>
        </w:rPr>
        <w:t>Appendix Figure A3. Cycle robustness of memory shares: China&amp;#</w:t>
      </w:r>
      <w:proofErr w:type="gramStart"/>
      <w:r>
        <w:rPr>
          <w:i/>
          <w:iCs/>
          <w:color w:val="666666"/>
          <w:sz w:val="17"/>
          <w:szCs w:val="17"/>
        </w:rPr>
        <w:t>8217;s</w:t>
      </w:r>
      <w:proofErr w:type="gramEnd"/>
      <w:r>
        <w:rPr>
          <w:i/>
          <w:iCs/>
          <w:color w:val="666666"/>
          <w:sz w:val="17"/>
          <w:szCs w:val="17"/>
        </w:rPr>
        <w:t xml:space="preserve"> DRAM and NAND positions across two full price cycles (Section 5.1 companion). Structured caption embedded in-figure. Graphic created by the authors; sources as stated in the panel and Appendix I. Calculations performed by the authors.</w:t>
      </w:r>
    </w:p>
    <w:p w14:paraId="4D04D369" w14:textId="77777777" w:rsidR="00975CD5" w:rsidRDefault="00BD35BE">
      <w:pPr>
        <w:keepNext/>
        <w:spacing w:before="200" w:after="60"/>
        <w:jc w:val="center"/>
      </w:pPr>
      <w:r>
        <w:rPr>
          <w:noProof/>
        </w:rPr>
        <w:lastRenderedPageBreak/>
        <w:drawing>
          <wp:inline distT="0" distB="0" distL="0" distR="0" wp14:anchorId="255673DA" wp14:editId="00A731AA">
            <wp:extent cx="6000750" cy="2867025"/>
            <wp:effectExtent l="0" t="0" r="0" b="0"/>
            <wp:docPr id="149081" name="Picture 1490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6000750" cy="2867025"/>
                    </a:xfrm>
                    <a:prstGeom prst="rect">
                      <a:avLst/>
                    </a:prstGeom>
                  </pic:spPr>
                </pic:pic>
              </a:graphicData>
            </a:graphic>
          </wp:inline>
        </w:drawing>
      </w:r>
    </w:p>
    <w:p w14:paraId="4D2F3EEE" w14:textId="77777777" w:rsidR="00975CD5" w:rsidRDefault="00BD35BE">
      <w:pPr>
        <w:spacing w:after="220"/>
        <w:jc w:val="both"/>
      </w:pPr>
      <w:r>
        <w:rPr>
          <w:i/>
          <w:iCs/>
          <w:color w:val="666666"/>
          <w:sz w:val="17"/>
          <w:szCs w:val="17"/>
        </w:rPr>
        <w:t>Appendix Figure A4. Anatomy of the equipment rank confidence set: two clearly above, six indistinguishable, thirty clearly below (Appendix G.3). (Appendix Figure A4.) Graphic created by the authors based on Gartner research (source documents in Appendix I). Calculations performed by the authors.</w:t>
      </w:r>
    </w:p>
    <w:p w14:paraId="288E1DDC" w14:textId="77777777" w:rsidR="00975CD5" w:rsidRDefault="00BD35BE">
      <w:pPr>
        <w:keepNext/>
        <w:spacing w:before="200" w:after="60"/>
        <w:jc w:val="center"/>
      </w:pPr>
      <w:r>
        <w:rPr>
          <w:noProof/>
        </w:rPr>
        <w:drawing>
          <wp:inline distT="0" distB="0" distL="0" distR="0" wp14:anchorId="2928F477" wp14:editId="23374B6E">
            <wp:extent cx="6000750" cy="3009900"/>
            <wp:effectExtent l="0" t="0" r="0" b="0"/>
            <wp:docPr id="270572613" name="Picture 2705726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6000750" cy="3009900"/>
                    </a:xfrm>
                    <a:prstGeom prst="rect">
                      <a:avLst/>
                    </a:prstGeom>
                  </pic:spPr>
                </pic:pic>
              </a:graphicData>
            </a:graphic>
          </wp:inline>
        </w:drawing>
      </w:r>
    </w:p>
    <w:p w14:paraId="6F1C3BE3" w14:textId="77777777" w:rsidR="00975CD5" w:rsidRDefault="00BD35BE">
      <w:pPr>
        <w:spacing w:after="220"/>
        <w:jc w:val="both"/>
      </w:pPr>
      <w:r>
        <w:rPr>
          <w:i/>
          <w:iCs/>
          <w:color w:val="666666"/>
          <w:sz w:val="17"/>
          <w:szCs w:val="17"/>
        </w:rPr>
        <w:t>Appendix Figure A6. The Red Wave market by market, 2025 (Section 3). Structured caption embedded in-figure; final numbering at copy-edit. Graphic created by the authors; sources as stated in the panel and Appendix I. Calculations performed by the authors.</w:t>
      </w:r>
    </w:p>
    <w:p w14:paraId="293271CC" w14:textId="77777777" w:rsidR="00975CD5" w:rsidRDefault="00BD35BE">
      <w:r>
        <w:br w:type="page"/>
      </w:r>
    </w:p>
    <w:p w14:paraId="0F445C2E" w14:textId="77777777" w:rsidR="00975CD5" w:rsidRDefault="00BD35BE">
      <w:pPr>
        <w:pStyle w:val="Heading1"/>
        <w:spacing w:before="360" w:after="160"/>
      </w:pPr>
      <w:r>
        <w:rPr>
          <w:rFonts w:ascii="Arial" w:eastAsia="Arial" w:hAnsi="Arial" w:cs="Arial"/>
          <w:b/>
          <w:bCs/>
          <w:color w:val="6E0E18"/>
          <w:sz w:val="30"/>
          <w:szCs w:val="30"/>
        </w:rPr>
        <w:lastRenderedPageBreak/>
        <w:t>5.  Remaining in-text Gartner mentions (inventory)</w:t>
      </w:r>
    </w:p>
    <w:p w14:paraId="4C91059C" w14:textId="77777777" w:rsidR="00975CD5" w:rsidRDefault="00BD35BE">
      <w:pPr>
        <w:spacing w:after="140" w:line="288" w:lineRule="auto"/>
        <w:jc w:val="both"/>
      </w:pPr>
      <w:r>
        <w:t>For completeness, every other occurrence of "Gartner" in the manuscript body, with local context (ellipses ours):</w:t>
      </w:r>
    </w:p>
    <w:tbl>
      <w:tblPr>
        <w:tblW w:w="9000" w:type="dxa"/>
        <w:tblBorders>
          <w:top w:val="single" w:sz="2" w:space="0" w:color="D9D2CF"/>
          <w:left w:val="single" w:sz="2" w:space="0" w:color="D9D2CF"/>
          <w:bottom w:val="single" w:sz="2" w:space="0" w:color="D9D2CF"/>
          <w:right w:val="single" w:sz="2" w:space="0" w:color="D9D2CF"/>
          <w:insideH w:val="single" w:sz="2" w:space="0" w:color="D9D2CF"/>
          <w:insideV w:val="single" w:sz="2" w:space="0" w:color="D9D2CF"/>
        </w:tblBorders>
        <w:tblCellMar>
          <w:left w:w="10" w:type="dxa"/>
          <w:right w:w="10" w:type="dxa"/>
        </w:tblCellMar>
        <w:tblLook w:val="04A0" w:firstRow="1" w:lastRow="0" w:firstColumn="1" w:lastColumn="0" w:noHBand="0" w:noVBand="1"/>
      </w:tblPr>
      <w:tblGrid>
        <w:gridCol w:w="550"/>
        <w:gridCol w:w="8450"/>
      </w:tblGrid>
      <w:tr w:rsidR="00975CD5" w14:paraId="1281C465" w14:textId="77777777">
        <w:tblPrEx>
          <w:tblCellMar>
            <w:top w:w="0" w:type="dxa"/>
            <w:bottom w:w="0" w:type="dxa"/>
          </w:tblCellMar>
        </w:tblPrEx>
        <w:trPr>
          <w:tblHeader/>
        </w:trPr>
        <w:tc>
          <w:tcPr>
            <w:tcW w:w="550" w:type="dxa"/>
            <w:shd w:val="clear" w:color="auto" w:fill="F1E7E5"/>
            <w:tcMar>
              <w:top w:w="40" w:type="dxa"/>
              <w:left w:w="80" w:type="dxa"/>
              <w:bottom w:w="40" w:type="dxa"/>
              <w:right w:w="80" w:type="dxa"/>
            </w:tcMar>
          </w:tcPr>
          <w:p w14:paraId="729114A6" w14:textId="77777777" w:rsidR="00975CD5" w:rsidRDefault="00BD35BE">
            <w:r>
              <w:rPr>
                <w:rFonts w:ascii="Arial" w:eastAsia="Arial" w:hAnsi="Arial" w:cs="Arial"/>
                <w:b/>
                <w:bCs/>
                <w:color w:val="6E0E18"/>
                <w:sz w:val="17"/>
                <w:szCs w:val="17"/>
              </w:rPr>
              <w:t>#</w:t>
            </w:r>
          </w:p>
        </w:tc>
        <w:tc>
          <w:tcPr>
            <w:tcW w:w="8450" w:type="dxa"/>
            <w:shd w:val="clear" w:color="auto" w:fill="F1E7E5"/>
            <w:tcMar>
              <w:top w:w="40" w:type="dxa"/>
              <w:left w:w="80" w:type="dxa"/>
              <w:bottom w:w="40" w:type="dxa"/>
              <w:right w:w="80" w:type="dxa"/>
            </w:tcMar>
          </w:tcPr>
          <w:p w14:paraId="42D2227C" w14:textId="77777777" w:rsidR="00975CD5" w:rsidRDefault="00BD35BE">
            <w:r>
              <w:rPr>
                <w:rFonts w:ascii="Arial" w:eastAsia="Arial" w:hAnsi="Arial" w:cs="Arial"/>
                <w:b/>
                <w:bCs/>
                <w:color w:val="6E0E18"/>
                <w:sz w:val="17"/>
                <w:szCs w:val="17"/>
              </w:rPr>
              <w:t>Context</w:t>
            </w:r>
          </w:p>
        </w:tc>
      </w:tr>
      <w:tr w:rsidR="00975CD5" w14:paraId="08DDB3DF" w14:textId="77777777">
        <w:tblPrEx>
          <w:tblCellMar>
            <w:top w:w="0" w:type="dxa"/>
            <w:bottom w:w="0" w:type="dxa"/>
          </w:tblCellMar>
        </w:tblPrEx>
        <w:tc>
          <w:tcPr>
            <w:tcW w:w="550" w:type="dxa"/>
            <w:tcMar>
              <w:top w:w="40" w:type="dxa"/>
              <w:left w:w="80" w:type="dxa"/>
              <w:bottom w:w="40" w:type="dxa"/>
              <w:right w:w="80" w:type="dxa"/>
            </w:tcMar>
          </w:tcPr>
          <w:p w14:paraId="175805E6" w14:textId="77777777" w:rsidR="00975CD5" w:rsidRDefault="00BD35BE">
            <w:r>
              <w:rPr>
                <w:color w:val="222222"/>
                <w:sz w:val="15"/>
                <w:szCs w:val="15"/>
              </w:rPr>
              <w:t>1</w:t>
            </w:r>
          </w:p>
        </w:tc>
        <w:tc>
          <w:tcPr>
            <w:tcW w:w="8450" w:type="dxa"/>
            <w:tcMar>
              <w:top w:w="40" w:type="dxa"/>
              <w:left w:w="80" w:type="dxa"/>
              <w:bottom w:w="40" w:type="dxa"/>
              <w:right w:w="80" w:type="dxa"/>
            </w:tcMar>
          </w:tcPr>
          <w:p w14:paraId="26E70CAB" w14:textId="77777777" w:rsidR="00975CD5" w:rsidRDefault="00BD35BE">
            <w:r>
              <w:rPr>
                <w:color w:val="222222"/>
                <w:sz w:val="15"/>
                <w:szCs w:val="15"/>
              </w:rPr>
              <w:t xml:space="preserve">… </w:t>
            </w:r>
            <w:proofErr w:type="spellStart"/>
            <w:r>
              <w:rPr>
                <w:color w:val="222222"/>
                <w:sz w:val="15"/>
                <w:szCs w:val="15"/>
              </w:rPr>
              <w:t>endors</w:t>
            </w:r>
            <w:proofErr w:type="spellEnd"/>
            <w:r>
              <w:rPr>
                <w:color w:val="222222"/>
                <w:sz w:val="15"/>
                <w:szCs w:val="15"/>
              </w:rPr>
              <w:t>, Mattson and ACM excluded as US-HQ, raw-confirmed from the original Gartner workbook); phone-heading vintage seam reported explicitly (+2.5/+3.5/+5.6pp, ~$30bn 2022). Figures F1/F10/F …</w:t>
            </w:r>
          </w:p>
        </w:tc>
      </w:tr>
      <w:tr w:rsidR="00975CD5" w14:paraId="56CA0D25" w14:textId="77777777">
        <w:tblPrEx>
          <w:tblCellMar>
            <w:top w:w="0" w:type="dxa"/>
            <w:bottom w:w="0" w:type="dxa"/>
          </w:tblCellMar>
        </w:tblPrEx>
        <w:tc>
          <w:tcPr>
            <w:tcW w:w="550" w:type="dxa"/>
            <w:shd w:val="clear" w:color="auto" w:fill="FBF8F7"/>
            <w:tcMar>
              <w:top w:w="40" w:type="dxa"/>
              <w:left w:w="80" w:type="dxa"/>
              <w:bottom w:w="40" w:type="dxa"/>
              <w:right w:w="80" w:type="dxa"/>
            </w:tcMar>
          </w:tcPr>
          <w:p w14:paraId="3C4A2AE2" w14:textId="77777777" w:rsidR="00975CD5" w:rsidRDefault="00BD35BE">
            <w:r>
              <w:rPr>
                <w:color w:val="222222"/>
                <w:sz w:val="15"/>
                <w:szCs w:val="15"/>
              </w:rPr>
              <w:t>2</w:t>
            </w:r>
          </w:p>
        </w:tc>
        <w:tc>
          <w:tcPr>
            <w:tcW w:w="8450" w:type="dxa"/>
            <w:shd w:val="clear" w:color="auto" w:fill="FBF8F7"/>
            <w:tcMar>
              <w:top w:w="40" w:type="dxa"/>
              <w:left w:w="80" w:type="dxa"/>
              <w:bottom w:w="40" w:type="dxa"/>
              <w:right w:w="80" w:type="dxa"/>
            </w:tcMar>
          </w:tcPr>
          <w:p w14:paraId="045BF4C6" w14:textId="77777777" w:rsidR="00975CD5" w:rsidRDefault="00BD35BE">
            <w:r>
              <w:rPr>
                <w:color w:val="222222"/>
                <w:sz w:val="15"/>
                <w:szCs w:val="15"/>
              </w:rPr>
              <w:t xml:space="preserve">… rated to canonical values. Numbers verified against raw BACI V202601 + raw Gartner + the original WFE workbook; HS-basis robustness (three bases, sign and rank invariant) in the </w:t>
            </w:r>
            <w:proofErr w:type="spellStart"/>
            <w:r>
              <w:rPr>
                <w:color w:val="222222"/>
                <w:sz w:val="15"/>
                <w:szCs w:val="15"/>
              </w:rPr>
              <w:t>reproducibil</w:t>
            </w:r>
            <w:proofErr w:type="spellEnd"/>
            <w:r>
              <w:rPr>
                <w:color w:val="222222"/>
                <w:sz w:val="15"/>
                <w:szCs w:val="15"/>
              </w:rPr>
              <w:t xml:space="preserve"> …</w:t>
            </w:r>
          </w:p>
        </w:tc>
      </w:tr>
      <w:tr w:rsidR="00975CD5" w14:paraId="364146FE" w14:textId="77777777">
        <w:tblPrEx>
          <w:tblCellMar>
            <w:top w:w="0" w:type="dxa"/>
            <w:bottom w:w="0" w:type="dxa"/>
          </w:tblCellMar>
        </w:tblPrEx>
        <w:tc>
          <w:tcPr>
            <w:tcW w:w="550" w:type="dxa"/>
            <w:tcMar>
              <w:top w:w="40" w:type="dxa"/>
              <w:left w:w="80" w:type="dxa"/>
              <w:bottom w:w="40" w:type="dxa"/>
              <w:right w:w="80" w:type="dxa"/>
            </w:tcMar>
          </w:tcPr>
          <w:p w14:paraId="20672DA5" w14:textId="77777777" w:rsidR="00975CD5" w:rsidRDefault="00BD35BE">
            <w:r>
              <w:rPr>
                <w:color w:val="222222"/>
                <w:sz w:val="15"/>
                <w:szCs w:val="15"/>
              </w:rPr>
              <w:t>3</w:t>
            </w:r>
          </w:p>
        </w:tc>
        <w:tc>
          <w:tcPr>
            <w:tcW w:w="8450" w:type="dxa"/>
            <w:tcMar>
              <w:top w:w="40" w:type="dxa"/>
              <w:left w:w="80" w:type="dxa"/>
              <w:bottom w:w="40" w:type="dxa"/>
              <w:right w:w="80" w:type="dxa"/>
            </w:tcMar>
          </w:tcPr>
          <w:p w14:paraId="314EC751" w14:textId="77777777" w:rsidR="00975CD5" w:rsidRDefault="00BD35BE">
            <w:r>
              <w:rPr>
                <w:color w:val="222222"/>
                <w:sz w:val="15"/>
                <w:szCs w:val="15"/>
              </w:rPr>
              <w:t xml:space="preserve">… added, and 7.0 percent if Mattson is too; both are US-headquartered in the Gartner classification and are excluded from the strict measure). These are not small bases in levels: </w:t>
            </w:r>
            <w:proofErr w:type="gramStart"/>
            <w:r>
              <w:rPr>
                <w:color w:val="222222"/>
                <w:sz w:val="15"/>
                <w:szCs w:val="15"/>
              </w:rPr>
              <w:t>Chinese-bran</w:t>
            </w:r>
            <w:proofErr w:type="gramEnd"/>
            <w:r>
              <w:rPr>
                <w:color w:val="222222"/>
                <w:sz w:val="15"/>
                <w:szCs w:val="15"/>
              </w:rPr>
              <w:t xml:space="preserve"> …</w:t>
            </w:r>
          </w:p>
        </w:tc>
      </w:tr>
      <w:tr w:rsidR="00975CD5" w14:paraId="6DE3717B" w14:textId="77777777">
        <w:tblPrEx>
          <w:tblCellMar>
            <w:top w:w="0" w:type="dxa"/>
            <w:bottom w:w="0" w:type="dxa"/>
          </w:tblCellMar>
        </w:tblPrEx>
        <w:tc>
          <w:tcPr>
            <w:tcW w:w="550" w:type="dxa"/>
            <w:shd w:val="clear" w:color="auto" w:fill="FBF8F7"/>
            <w:tcMar>
              <w:top w:w="40" w:type="dxa"/>
              <w:left w:w="80" w:type="dxa"/>
              <w:bottom w:w="40" w:type="dxa"/>
              <w:right w:w="80" w:type="dxa"/>
            </w:tcMar>
          </w:tcPr>
          <w:p w14:paraId="014D4C94" w14:textId="77777777" w:rsidR="00975CD5" w:rsidRDefault="00BD35BE">
            <w:r>
              <w:rPr>
                <w:color w:val="222222"/>
                <w:sz w:val="15"/>
                <w:szCs w:val="15"/>
              </w:rPr>
              <w:t>4</w:t>
            </w:r>
          </w:p>
        </w:tc>
        <w:tc>
          <w:tcPr>
            <w:tcW w:w="8450" w:type="dxa"/>
            <w:shd w:val="clear" w:color="auto" w:fill="FBF8F7"/>
            <w:tcMar>
              <w:top w:w="40" w:type="dxa"/>
              <w:left w:w="80" w:type="dxa"/>
              <w:bottom w:w="40" w:type="dxa"/>
              <w:right w:w="80" w:type="dxa"/>
            </w:tcMar>
          </w:tcPr>
          <w:p w14:paraId="0D7F7620" w14:textId="77777777" w:rsidR="00975CD5" w:rsidRDefault="00BD35BE">
            <w:r>
              <w:rPr>
                <w:color w:val="222222"/>
                <w:sz w:val="15"/>
                <w:szCs w:val="15"/>
              </w:rPr>
              <w:t>… revenue by device category and end-demand application, covering 2009–2025 (Gartner; see the data availability statement). We use leaf-level rows only (no aggregates), classify producers by h …</w:t>
            </w:r>
          </w:p>
        </w:tc>
      </w:tr>
      <w:tr w:rsidR="00975CD5" w14:paraId="3117826A" w14:textId="77777777">
        <w:tblPrEx>
          <w:tblCellMar>
            <w:top w:w="0" w:type="dxa"/>
            <w:bottom w:w="0" w:type="dxa"/>
          </w:tblCellMar>
        </w:tblPrEx>
        <w:tc>
          <w:tcPr>
            <w:tcW w:w="550" w:type="dxa"/>
            <w:tcMar>
              <w:top w:w="40" w:type="dxa"/>
              <w:left w:w="80" w:type="dxa"/>
              <w:bottom w:w="40" w:type="dxa"/>
              <w:right w:w="80" w:type="dxa"/>
            </w:tcMar>
          </w:tcPr>
          <w:p w14:paraId="49856871" w14:textId="77777777" w:rsidR="00975CD5" w:rsidRDefault="00BD35BE">
            <w:r>
              <w:rPr>
                <w:color w:val="222222"/>
                <w:sz w:val="15"/>
                <w:szCs w:val="15"/>
              </w:rPr>
              <w:t>5</w:t>
            </w:r>
          </w:p>
        </w:tc>
        <w:tc>
          <w:tcPr>
            <w:tcW w:w="8450" w:type="dxa"/>
            <w:tcMar>
              <w:top w:w="40" w:type="dxa"/>
              <w:left w:w="80" w:type="dxa"/>
              <w:bottom w:w="40" w:type="dxa"/>
              <w:right w:w="80" w:type="dxa"/>
            </w:tcMar>
          </w:tcPr>
          <w:p w14:paraId="1E0496BD" w14:textId="77777777" w:rsidR="00975CD5" w:rsidRDefault="00BD35BE">
            <w:r>
              <w:rPr>
                <w:color w:val="222222"/>
                <w:sz w:val="15"/>
                <w:szCs w:val="15"/>
              </w:rPr>
              <w:t>… r devices. Market data. Market-share levels come from the latest available Gartner vintage for each layer; endpoint years (2011, 2019, 2025) are stable across vintages, while intermediate-ye …</w:t>
            </w:r>
          </w:p>
        </w:tc>
      </w:tr>
      <w:tr w:rsidR="00975CD5" w14:paraId="6BDBF3C5" w14:textId="77777777">
        <w:tblPrEx>
          <w:tblCellMar>
            <w:top w:w="0" w:type="dxa"/>
            <w:bottom w:w="0" w:type="dxa"/>
          </w:tblCellMar>
        </w:tblPrEx>
        <w:tc>
          <w:tcPr>
            <w:tcW w:w="550" w:type="dxa"/>
            <w:shd w:val="clear" w:color="auto" w:fill="FBF8F7"/>
            <w:tcMar>
              <w:top w:w="40" w:type="dxa"/>
              <w:left w:w="80" w:type="dxa"/>
              <w:bottom w:w="40" w:type="dxa"/>
              <w:right w:w="80" w:type="dxa"/>
            </w:tcMar>
          </w:tcPr>
          <w:p w14:paraId="6DF2E75C" w14:textId="77777777" w:rsidR="00975CD5" w:rsidRDefault="00BD35BE">
            <w:r>
              <w:rPr>
                <w:color w:val="222222"/>
                <w:sz w:val="15"/>
                <w:szCs w:val="15"/>
              </w:rPr>
              <w:t>6</w:t>
            </w:r>
          </w:p>
        </w:tc>
        <w:tc>
          <w:tcPr>
            <w:tcW w:w="8450" w:type="dxa"/>
            <w:shd w:val="clear" w:color="auto" w:fill="FBF8F7"/>
            <w:tcMar>
              <w:top w:w="40" w:type="dxa"/>
              <w:left w:w="80" w:type="dxa"/>
              <w:bottom w:w="40" w:type="dxa"/>
              <w:right w:w="80" w:type="dxa"/>
            </w:tcMar>
          </w:tcPr>
          <w:p w14:paraId="1AA29FDF" w14:textId="77777777" w:rsidR="00975CD5" w:rsidRDefault="00BD35BE">
            <w:r>
              <w:rPr>
                <w:color w:val="222222"/>
                <w:sz w:val="15"/>
                <w:szCs w:val="15"/>
              </w:rPr>
              <w:t>… while intermediate-year readings can shift by up to roughly 0.75 points as Gartner restates. Trade data. International trade flows come from the CEPII BACI database (</w:t>
            </w:r>
            <w:proofErr w:type="spellStart"/>
            <w:r>
              <w:rPr>
                <w:color w:val="222222"/>
                <w:sz w:val="15"/>
                <w:szCs w:val="15"/>
              </w:rPr>
              <w:t>Gaulier</w:t>
            </w:r>
            <w:proofErr w:type="spellEnd"/>
            <w:r>
              <w:rPr>
                <w:color w:val="222222"/>
                <w:sz w:val="15"/>
                <w:szCs w:val="15"/>
              </w:rPr>
              <w:t xml:space="preserve"> &amp;amp; </w:t>
            </w:r>
            <w:proofErr w:type="spellStart"/>
            <w:r>
              <w:rPr>
                <w:color w:val="222222"/>
                <w:sz w:val="15"/>
                <w:szCs w:val="15"/>
              </w:rPr>
              <w:t>Zignago</w:t>
            </w:r>
            <w:proofErr w:type="spellEnd"/>
            <w:r>
              <w:rPr>
                <w:color w:val="222222"/>
                <w:sz w:val="15"/>
                <w:szCs w:val="15"/>
              </w:rPr>
              <w:t>, 2 …</w:t>
            </w:r>
          </w:p>
        </w:tc>
      </w:tr>
      <w:tr w:rsidR="00975CD5" w14:paraId="146B7C56" w14:textId="77777777">
        <w:tblPrEx>
          <w:tblCellMar>
            <w:top w:w="0" w:type="dxa"/>
            <w:bottom w:w="0" w:type="dxa"/>
          </w:tblCellMar>
        </w:tblPrEx>
        <w:tc>
          <w:tcPr>
            <w:tcW w:w="550" w:type="dxa"/>
            <w:tcMar>
              <w:top w:w="40" w:type="dxa"/>
              <w:left w:w="80" w:type="dxa"/>
              <w:bottom w:w="40" w:type="dxa"/>
              <w:right w:w="80" w:type="dxa"/>
            </w:tcMar>
          </w:tcPr>
          <w:p w14:paraId="7023AA86" w14:textId="77777777" w:rsidR="00975CD5" w:rsidRDefault="00BD35BE">
            <w:r>
              <w:rPr>
                <w:color w:val="222222"/>
                <w:sz w:val="15"/>
                <w:szCs w:val="15"/>
              </w:rPr>
              <w:t>7</w:t>
            </w:r>
          </w:p>
        </w:tc>
        <w:tc>
          <w:tcPr>
            <w:tcW w:w="8450" w:type="dxa"/>
            <w:tcMar>
              <w:top w:w="40" w:type="dxa"/>
              <w:left w:w="80" w:type="dxa"/>
              <w:bottom w:w="40" w:type="dxa"/>
              <w:right w:w="80" w:type="dxa"/>
            </w:tcMar>
          </w:tcPr>
          <w:p w14:paraId="2351CE7E" w14:textId="77777777" w:rsidR="00975CD5" w:rsidRDefault="00BD35BE">
            <w:r>
              <w:rPr>
                <w:color w:val="222222"/>
                <w:sz w:val="15"/>
                <w:szCs w:val="15"/>
              </w:rPr>
              <w:t>… II BACI V202601, the most recent mirror-reconciled vintage (through 2024); Gartner market data extend through 2025, and the two horizons are stated per exhibit. We deliberately do not extend …</w:t>
            </w:r>
          </w:p>
        </w:tc>
      </w:tr>
      <w:tr w:rsidR="00975CD5" w14:paraId="7DC7C227" w14:textId="77777777">
        <w:tblPrEx>
          <w:tblCellMar>
            <w:top w:w="0" w:type="dxa"/>
            <w:bottom w:w="0" w:type="dxa"/>
          </w:tblCellMar>
        </w:tblPrEx>
        <w:tc>
          <w:tcPr>
            <w:tcW w:w="550" w:type="dxa"/>
            <w:shd w:val="clear" w:color="auto" w:fill="FBF8F7"/>
            <w:tcMar>
              <w:top w:w="40" w:type="dxa"/>
              <w:left w:w="80" w:type="dxa"/>
              <w:bottom w:w="40" w:type="dxa"/>
              <w:right w:w="80" w:type="dxa"/>
            </w:tcMar>
          </w:tcPr>
          <w:p w14:paraId="7A8DAA6F" w14:textId="77777777" w:rsidR="00975CD5" w:rsidRDefault="00BD35BE">
            <w:r>
              <w:rPr>
                <w:color w:val="222222"/>
                <w:sz w:val="15"/>
                <w:szCs w:val="15"/>
              </w:rPr>
              <w:t>8</w:t>
            </w:r>
          </w:p>
        </w:tc>
        <w:tc>
          <w:tcPr>
            <w:tcW w:w="8450" w:type="dxa"/>
            <w:shd w:val="clear" w:color="auto" w:fill="FBF8F7"/>
            <w:tcMar>
              <w:top w:w="40" w:type="dxa"/>
              <w:left w:w="80" w:type="dxa"/>
              <w:bottom w:w="40" w:type="dxa"/>
              <w:right w:w="80" w:type="dxa"/>
            </w:tcMar>
          </w:tcPr>
          <w:p w14:paraId="27D05132" w14:textId="77777777" w:rsidR="00975CD5" w:rsidRDefault="00BD35BE">
            <w:r>
              <w:rPr>
                <w:color w:val="222222"/>
                <w:sz w:val="15"/>
                <w:szCs w:val="15"/>
              </w:rPr>
              <w:t xml:space="preserve">… </w:t>
            </w:r>
            <w:proofErr w:type="spellStart"/>
            <w:r>
              <w:rPr>
                <w:color w:val="222222"/>
                <w:sz w:val="15"/>
                <w:szCs w:val="15"/>
              </w:rPr>
              <w:t>wnership</w:t>
            </w:r>
            <w:proofErr w:type="spellEnd"/>
            <w:r>
              <w:rPr>
                <w:color w:val="222222"/>
                <w:sz w:val="15"/>
                <w:szCs w:val="15"/>
              </w:rPr>
              <w:t xml:space="preserve">. Every ownership claim in this paper derives exclusively from the Gartner firm-level panels, and Section 5.5 confronts the two rankings rather than conflating them. Estimation </w:t>
            </w:r>
            <w:proofErr w:type="spellStart"/>
            <w:r>
              <w:rPr>
                <w:color w:val="222222"/>
                <w:sz w:val="15"/>
                <w:szCs w:val="15"/>
              </w:rPr>
              <w:t>hygie</w:t>
            </w:r>
            <w:proofErr w:type="spellEnd"/>
            <w:r>
              <w:rPr>
                <w:color w:val="222222"/>
                <w:sz w:val="15"/>
                <w:szCs w:val="15"/>
              </w:rPr>
              <w:t xml:space="preserve"> …</w:t>
            </w:r>
          </w:p>
        </w:tc>
      </w:tr>
      <w:tr w:rsidR="00975CD5" w14:paraId="4B7BF4FD" w14:textId="77777777">
        <w:tblPrEx>
          <w:tblCellMar>
            <w:top w:w="0" w:type="dxa"/>
            <w:bottom w:w="0" w:type="dxa"/>
          </w:tblCellMar>
        </w:tblPrEx>
        <w:tc>
          <w:tcPr>
            <w:tcW w:w="550" w:type="dxa"/>
            <w:tcMar>
              <w:top w:w="40" w:type="dxa"/>
              <w:left w:w="80" w:type="dxa"/>
              <w:bottom w:w="40" w:type="dxa"/>
              <w:right w:w="80" w:type="dxa"/>
            </w:tcMar>
          </w:tcPr>
          <w:p w14:paraId="73704DF2" w14:textId="77777777" w:rsidR="00975CD5" w:rsidRDefault="00BD35BE">
            <w:r>
              <w:rPr>
                <w:color w:val="222222"/>
                <w:sz w:val="15"/>
                <w:szCs w:val="15"/>
              </w:rPr>
              <w:t>9</w:t>
            </w:r>
          </w:p>
        </w:tc>
        <w:tc>
          <w:tcPr>
            <w:tcW w:w="8450" w:type="dxa"/>
            <w:tcMar>
              <w:top w:w="40" w:type="dxa"/>
              <w:left w:w="80" w:type="dxa"/>
              <w:bottom w:w="40" w:type="dxa"/>
              <w:right w:w="80" w:type="dxa"/>
            </w:tcMar>
          </w:tcPr>
          <w:p w14:paraId="366B3FD1" w14:textId="77777777" w:rsidR="00975CD5" w:rsidRDefault="00BD35BE">
            <w:r>
              <w:rPr>
                <w:color w:val="222222"/>
                <w:sz w:val="15"/>
                <w:szCs w:val="15"/>
              </w:rPr>
              <w:t>… 0.15, with chip and year fixed effects throughout (Panel B). Decomposed by Gartner’s seven demand industries (the binary indicator pools the five non-computing ones), the premium is consumer …</w:t>
            </w:r>
          </w:p>
        </w:tc>
      </w:tr>
      <w:tr w:rsidR="00975CD5" w14:paraId="2822DFC1" w14:textId="77777777">
        <w:tblPrEx>
          <w:tblCellMar>
            <w:top w:w="0" w:type="dxa"/>
            <w:bottom w:w="0" w:type="dxa"/>
          </w:tblCellMar>
        </w:tblPrEx>
        <w:tc>
          <w:tcPr>
            <w:tcW w:w="550" w:type="dxa"/>
            <w:shd w:val="clear" w:color="auto" w:fill="FBF8F7"/>
            <w:tcMar>
              <w:top w:w="40" w:type="dxa"/>
              <w:left w:w="80" w:type="dxa"/>
              <w:bottom w:w="40" w:type="dxa"/>
              <w:right w:w="80" w:type="dxa"/>
            </w:tcMar>
          </w:tcPr>
          <w:p w14:paraId="6D72735C" w14:textId="77777777" w:rsidR="00975CD5" w:rsidRDefault="00BD35BE">
            <w:r>
              <w:rPr>
                <w:color w:val="222222"/>
                <w:sz w:val="15"/>
                <w:szCs w:val="15"/>
              </w:rPr>
              <w:t>10</w:t>
            </w:r>
          </w:p>
        </w:tc>
        <w:tc>
          <w:tcPr>
            <w:tcW w:w="8450" w:type="dxa"/>
            <w:shd w:val="clear" w:color="auto" w:fill="FBF8F7"/>
            <w:tcMar>
              <w:top w:w="40" w:type="dxa"/>
              <w:left w:w="80" w:type="dxa"/>
              <w:bottom w:w="40" w:type="dxa"/>
              <w:right w:w="80" w:type="dxa"/>
            </w:tcMar>
          </w:tcPr>
          <w:p w14:paraId="5AC08E60" w14:textId="77777777" w:rsidR="00975CD5" w:rsidRDefault="00BD35BE">
            <w:r>
              <w:rPr>
                <w:color w:val="222222"/>
                <w:sz w:val="15"/>
                <w:szCs w:val="15"/>
              </w:rPr>
              <w:t>… edger, and our territorial discipline is its precondition; the taxonomy is Gartner&amp;#</w:t>
            </w:r>
            <w:proofErr w:type="gramStart"/>
            <w:r>
              <w:rPr>
                <w:color w:val="222222"/>
                <w:sz w:val="15"/>
                <w:szCs w:val="15"/>
              </w:rPr>
              <w:t>8217;s</w:t>
            </w:r>
            <w:proofErr w:type="gramEnd"/>
            <w:r>
              <w:rPr>
                <w:color w:val="222222"/>
                <w:sz w:val="15"/>
                <w:szCs w:val="15"/>
              </w:rPr>
              <w:t xml:space="preserve">; causal language is bounded &amp;#8212; a nested-logit probe (OS-based nests, a population outside </w:t>
            </w:r>
            <w:proofErr w:type="spellStart"/>
            <w:r>
              <w:rPr>
                <w:color w:val="222222"/>
                <w:sz w:val="15"/>
                <w:szCs w:val="15"/>
              </w:rPr>
              <w:t>opti</w:t>
            </w:r>
            <w:proofErr w:type="spellEnd"/>
            <w:r>
              <w:rPr>
                <w:color w:val="222222"/>
                <w:sz w:val="15"/>
                <w:szCs w:val="15"/>
              </w:rPr>
              <w:t xml:space="preserve"> …</w:t>
            </w:r>
          </w:p>
        </w:tc>
      </w:tr>
      <w:tr w:rsidR="00975CD5" w14:paraId="522DD474" w14:textId="77777777">
        <w:tblPrEx>
          <w:tblCellMar>
            <w:top w:w="0" w:type="dxa"/>
            <w:bottom w:w="0" w:type="dxa"/>
          </w:tblCellMar>
        </w:tblPrEx>
        <w:tc>
          <w:tcPr>
            <w:tcW w:w="550" w:type="dxa"/>
            <w:tcMar>
              <w:top w:w="40" w:type="dxa"/>
              <w:left w:w="80" w:type="dxa"/>
              <w:bottom w:w="40" w:type="dxa"/>
              <w:right w:w="80" w:type="dxa"/>
            </w:tcMar>
          </w:tcPr>
          <w:p w14:paraId="5CEEB1A6" w14:textId="77777777" w:rsidR="00975CD5" w:rsidRDefault="00BD35BE">
            <w:r>
              <w:rPr>
                <w:color w:val="222222"/>
                <w:sz w:val="15"/>
                <w:szCs w:val="15"/>
              </w:rPr>
              <w:t>11</w:t>
            </w:r>
          </w:p>
        </w:tc>
        <w:tc>
          <w:tcPr>
            <w:tcW w:w="8450" w:type="dxa"/>
            <w:tcMar>
              <w:top w:w="40" w:type="dxa"/>
              <w:left w:w="80" w:type="dxa"/>
              <w:bottom w:w="40" w:type="dxa"/>
              <w:right w:w="80" w:type="dxa"/>
            </w:tcMar>
          </w:tcPr>
          <w:p w14:paraId="4C221288" w14:textId="77777777" w:rsidR="00975CD5" w:rsidRDefault="00BD35BE">
            <w:r>
              <w:rPr>
                <w:color w:val="222222"/>
                <w:sz w:val="15"/>
                <w:szCs w:val="15"/>
              </w:rPr>
              <w:t xml:space="preserve">… </w:t>
            </w:r>
            <w:proofErr w:type="spellStart"/>
            <w:r>
              <w:rPr>
                <w:color w:val="222222"/>
                <w:sz w:val="15"/>
                <w:szCs w:val="15"/>
              </w:rPr>
              <w:t>ctors</w:t>
            </w:r>
            <w:proofErr w:type="spellEnd"/>
            <w:r>
              <w:rPr>
                <w:color w:val="222222"/>
                <w:sz w:val="15"/>
                <w:szCs w:val="15"/>
              </w:rPr>
              <w:t>, devices, wafer-fabrication equipment) are proprietary and licensed (Gartner) and cannot be redistributed; the construction record, full replication code with anchor assertions, and al …</w:t>
            </w:r>
          </w:p>
        </w:tc>
      </w:tr>
      <w:tr w:rsidR="00975CD5" w14:paraId="579BE6FE" w14:textId="77777777">
        <w:tblPrEx>
          <w:tblCellMar>
            <w:top w:w="0" w:type="dxa"/>
            <w:bottom w:w="0" w:type="dxa"/>
          </w:tblCellMar>
        </w:tblPrEx>
        <w:tc>
          <w:tcPr>
            <w:tcW w:w="550" w:type="dxa"/>
            <w:shd w:val="clear" w:color="auto" w:fill="FBF8F7"/>
            <w:tcMar>
              <w:top w:w="40" w:type="dxa"/>
              <w:left w:w="80" w:type="dxa"/>
              <w:bottom w:w="40" w:type="dxa"/>
              <w:right w:w="80" w:type="dxa"/>
            </w:tcMar>
          </w:tcPr>
          <w:p w14:paraId="433C594E" w14:textId="77777777" w:rsidR="00975CD5" w:rsidRDefault="00BD35BE">
            <w:r>
              <w:rPr>
                <w:color w:val="222222"/>
                <w:sz w:val="15"/>
                <w:szCs w:val="15"/>
              </w:rPr>
              <w:t>12</w:t>
            </w:r>
          </w:p>
        </w:tc>
        <w:tc>
          <w:tcPr>
            <w:tcW w:w="8450" w:type="dxa"/>
            <w:shd w:val="clear" w:color="auto" w:fill="FBF8F7"/>
            <w:tcMar>
              <w:top w:w="40" w:type="dxa"/>
              <w:left w:w="80" w:type="dxa"/>
              <w:bottom w:w="40" w:type="dxa"/>
              <w:right w:w="80" w:type="dxa"/>
            </w:tcMar>
          </w:tcPr>
          <w:p w14:paraId="7D3AE624" w14:textId="77777777" w:rsidR="00975CD5" w:rsidRDefault="00BD35BE">
            <w:r>
              <w:rPr>
                <w:color w:val="222222"/>
                <w:sz w:val="15"/>
                <w:szCs w:val="15"/>
              </w:rPr>
              <w:t xml:space="preserve">… . Including the </w:t>
            </w:r>
            <w:proofErr w:type="gramStart"/>
            <w:r>
              <w:rPr>
                <w:color w:val="222222"/>
                <w:sz w:val="15"/>
                <w:szCs w:val="15"/>
              </w:rPr>
              <w:t>chapter-90</w:t>
            </w:r>
            <w:proofErr w:type="gramEnd"/>
            <w:r>
              <w:rPr>
                <w:color w:val="222222"/>
                <w:sz w:val="15"/>
                <w:szCs w:val="15"/>
              </w:rPr>
              <w:t xml:space="preserve"> metrology and inspection tools that fall within Gartner’s WFE definition (HS 903082 and 903141), the WFE-inclusive import bill is about $31 billion in 2018 and $50 …</w:t>
            </w:r>
          </w:p>
        </w:tc>
      </w:tr>
      <w:tr w:rsidR="00975CD5" w14:paraId="180444A5" w14:textId="77777777">
        <w:tblPrEx>
          <w:tblCellMar>
            <w:top w:w="0" w:type="dxa"/>
            <w:bottom w:w="0" w:type="dxa"/>
          </w:tblCellMar>
        </w:tblPrEx>
        <w:tc>
          <w:tcPr>
            <w:tcW w:w="550" w:type="dxa"/>
            <w:tcMar>
              <w:top w:w="40" w:type="dxa"/>
              <w:left w:w="80" w:type="dxa"/>
              <w:bottom w:w="40" w:type="dxa"/>
              <w:right w:w="80" w:type="dxa"/>
            </w:tcMar>
          </w:tcPr>
          <w:p w14:paraId="12F9781E" w14:textId="77777777" w:rsidR="00975CD5" w:rsidRDefault="00BD35BE">
            <w:r>
              <w:rPr>
                <w:color w:val="222222"/>
                <w:sz w:val="15"/>
                <w:szCs w:val="15"/>
              </w:rPr>
              <w:t>13</w:t>
            </w:r>
          </w:p>
        </w:tc>
        <w:tc>
          <w:tcPr>
            <w:tcW w:w="8450" w:type="dxa"/>
            <w:tcMar>
              <w:top w:w="40" w:type="dxa"/>
              <w:left w:w="80" w:type="dxa"/>
              <w:bottom w:w="40" w:type="dxa"/>
              <w:right w:w="80" w:type="dxa"/>
            </w:tcMar>
          </w:tcPr>
          <w:p w14:paraId="0781C236" w14:textId="77777777" w:rsidR="00975CD5" w:rsidRDefault="00BD35BE">
            <w:r>
              <w:rPr>
                <w:color w:val="222222"/>
                <w:sz w:val="15"/>
                <w:szCs w:val="15"/>
              </w:rPr>
              <w:t xml:space="preserve">… </w:t>
            </w:r>
            <w:proofErr w:type="gramStart"/>
            <w:r>
              <w:rPr>
                <w:color w:val="222222"/>
                <w:sz w:val="15"/>
                <w:szCs w:val="15"/>
              </w:rPr>
              <w:t>2025 share of 5.9 percent,</w:t>
            </w:r>
            <w:proofErr w:type="gramEnd"/>
            <w:r>
              <w:rPr>
                <w:color w:val="222222"/>
                <w:sz w:val="15"/>
                <w:szCs w:val="15"/>
              </w:rPr>
              <w:t xml:space="preserve"> verified vendor-by-vendor against the original Gartner rank report. Mattson (US-headquartered despite its 2016 Beijing E-Town acquisition) and ACM Research (US-in …</w:t>
            </w:r>
          </w:p>
        </w:tc>
      </w:tr>
      <w:tr w:rsidR="00975CD5" w14:paraId="233B73EE" w14:textId="77777777">
        <w:tblPrEx>
          <w:tblCellMar>
            <w:top w:w="0" w:type="dxa"/>
            <w:bottom w:w="0" w:type="dxa"/>
          </w:tblCellMar>
        </w:tblPrEx>
        <w:tc>
          <w:tcPr>
            <w:tcW w:w="550" w:type="dxa"/>
            <w:shd w:val="clear" w:color="auto" w:fill="FBF8F7"/>
            <w:tcMar>
              <w:top w:w="40" w:type="dxa"/>
              <w:left w:w="80" w:type="dxa"/>
              <w:bottom w:w="40" w:type="dxa"/>
              <w:right w:w="80" w:type="dxa"/>
            </w:tcMar>
          </w:tcPr>
          <w:p w14:paraId="76CA3C2A" w14:textId="77777777" w:rsidR="00975CD5" w:rsidRDefault="00BD35BE">
            <w:r>
              <w:rPr>
                <w:color w:val="222222"/>
                <w:sz w:val="15"/>
                <w:szCs w:val="15"/>
              </w:rPr>
              <w:t>14</w:t>
            </w:r>
          </w:p>
        </w:tc>
        <w:tc>
          <w:tcPr>
            <w:tcW w:w="8450" w:type="dxa"/>
            <w:shd w:val="clear" w:color="auto" w:fill="FBF8F7"/>
            <w:tcMar>
              <w:top w:w="40" w:type="dxa"/>
              <w:left w:w="80" w:type="dxa"/>
              <w:bottom w:w="40" w:type="dxa"/>
              <w:right w:w="80" w:type="dxa"/>
            </w:tcMar>
          </w:tcPr>
          <w:p w14:paraId="47730960" w14:textId="77777777" w:rsidR="00975CD5" w:rsidRDefault="00BD35BE">
            <w:r>
              <w:rPr>
                <w:color w:val="222222"/>
                <w:sz w:val="15"/>
                <w:szCs w:val="15"/>
              </w:rPr>
              <w:t xml:space="preserve">… Research (US-incorporated parent) are classified outside the strict set by Gartner headquarters coding; including ACM adds 0.7 points and adding Mattson a further 0.5. Appendix H. The </w:t>
            </w:r>
            <w:proofErr w:type="spellStart"/>
            <w:r>
              <w:rPr>
                <w:color w:val="222222"/>
                <w:sz w:val="15"/>
                <w:szCs w:val="15"/>
              </w:rPr>
              <w:t>electr</w:t>
            </w:r>
            <w:proofErr w:type="spellEnd"/>
            <w:r>
              <w:rPr>
                <w:color w:val="222222"/>
                <w:sz w:val="15"/>
                <w:szCs w:val="15"/>
              </w:rPr>
              <w:t xml:space="preserve"> …</w:t>
            </w:r>
          </w:p>
        </w:tc>
      </w:tr>
      <w:tr w:rsidR="00975CD5" w14:paraId="22A916DE" w14:textId="77777777">
        <w:tblPrEx>
          <w:tblCellMar>
            <w:top w:w="0" w:type="dxa"/>
            <w:bottom w:w="0" w:type="dxa"/>
          </w:tblCellMar>
        </w:tblPrEx>
        <w:tc>
          <w:tcPr>
            <w:tcW w:w="550" w:type="dxa"/>
            <w:tcMar>
              <w:top w:w="40" w:type="dxa"/>
              <w:left w:w="80" w:type="dxa"/>
              <w:bottom w:w="40" w:type="dxa"/>
              <w:right w:w="80" w:type="dxa"/>
            </w:tcMar>
          </w:tcPr>
          <w:p w14:paraId="3ADB32F3" w14:textId="77777777" w:rsidR="00975CD5" w:rsidRDefault="00BD35BE">
            <w:r>
              <w:rPr>
                <w:color w:val="222222"/>
                <w:sz w:val="15"/>
                <w:szCs w:val="15"/>
              </w:rPr>
              <w:t>15</w:t>
            </w:r>
          </w:p>
        </w:tc>
        <w:tc>
          <w:tcPr>
            <w:tcW w:w="8450" w:type="dxa"/>
            <w:tcMar>
              <w:top w:w="40" w:type="dxa"/>
              <w:left w:w="80" w:type="dxa"/>
              <w:bottom w:w="40" w:type="dxa"/>
              <w:right w:w="80" w:type="dxa"/>
            </w:tcMar>
          </w:tcPr>
          <w:p w14:paraId="063E64AE" w14:textId="77777777" w:rsidR="00975CD5" w:rsidRDefault="00BD35BE">
            <w:r>
              <w:rPr>
                <w:color w:val="222222"/>
                <w:sz w:val="15"/>
                <w:szCs w:val="15"/>
              </w:rPr>
              <w:t>… he first author from the raw source data (CEPII BACI V202601; the licensed Gartner market panels; the Bailey&amp;#</w:t>
            </w:r>
            <w:proofErr w:type="gramStart"/>
            <w:r>
              <w:rPr>
                <w:color w:val="222222"/>
                <w:sz w:val="15"/>
                <w:szCs w:val="15"/>
              </w:rPr>
              <w:t>8211;Strezhnev</w:t>
            </w:r>
            <w:proofErr w:type="gramEnd"/>
            <w:r>
              <w:rPr>
                <w:color w:val="222222"/>
                <w:sz w:val="15"/>
                <w:szCs w:val="15"/>
              </w:rPr>
              <w:t>&amp;#</w:t>
            </w:r>
            <w:proofErr w:type="gramStart"/>
            <w:r>
              <w:rPr>
                <w:color w:val="222222"/>
                <w:sz w:val="15"/>
                <w:szCs w:val="15"/>
              </w:rPr>
              <w:t>8211;Voeten</w:t>
            </w:r>
            <w:proofErr w:type="gramEnd"/>
            <w:r>
              <w:rPr>
                <w:color w:val="222222"/>
                <w:sz w:val="15"/>
                <w:szCs w:val="15"/>
              </w:rPr>
              <w:t xml:space="preserve"> UN ideal-point estimates) and verified against a sea …</w:t>
            </w:r>
          </w:p>
        </w:tc>
      </w:tr>
      <w:tr w:rsidR="00975CD5" w14:paraId="373046B3" w14:textId="77777777">
        <w:tblPrEx>
          <w:tblCellMar>
            <w:top w:w="0" w:type="dxa"/>
            <w:bottom w:w="0" w:type="dxa"/>
          </w:tblCellMar>
        </w:tblPrEx>
        <w:tc>
          <w:tcPr>
            <w:tcW w:w="550" w:type="dxa"/>
            <w:shd w:val="clear" w:color="auto" w:fill="FBF8F7"/>
            <w:tcMar>
              <w:top w:w="40" w:type="dxa"/>
              <w:left w:w="80" w:type="dxa"/>
              <w:bottom w:w="40" w:type="dxa"/>
              <w:right w:w="80" w:type="dxa"/>
            </w:tcMar>
          </w:tcPr>
          <w:p w14:paraId="4BDF0A34" w14:textId="77777777" w:rsidR="00975CD5" w:rsidRDefault="00BD35BE">
            <w:r>
              <w:rPr>
                <w:color w:val="222222"/>
                <w:sz w:val="15"/>
                <w:szCs w:val="15"/>
              </w:rPr>
              <w:t>16</w:t>
            </w:r>
          </w:p>
        </w:tc>
        <w:tc>
          <w:tcPr>
            <w:tcW w:w="8450" w:type="dxa"/>
            <w:shd w:val="clear" w:color="auto" w:fill="FBF8F7"/>
            <w:tcMar>
              <w:top w:w="40" w:type="dxa"/>
              <w:left w:w="80" w:type="dxa"/>
              <w:bottom w:w="40" w:type="dxa"/>
              <w:right w:w="80" w:type="dxa"/>
            </w:tcMar>
          </w:tcPr>
          <w:p w14:paraId="469758A3" w14:textId="77777777" w:rsidR="00975CD5" w:rsidRDefault="00BD35BE">
            <w:r>
              <w:rPr>
                <w:color w:val="222222"/>
                <w:sz w:val="15"/>
                <w:szCs w:val="15"/>
              </w:rPr>
              <w:t xml:space="preserve">… EPII BACI trade data, and the other sources cited; no graphic reproduces a Gartner-published exhibit. All derived statistics, aggregations, harmonized panels, and econometric estimates </w:t>
            </w:r>
            <w:proofErr w:type="spellStart"/>
            <w:r>
              <w:rPr>
                <w:color w:val="222222"/>
                <w:sz w:val="15"/>
                <w:szCs w:val="15"/>
              </w:rPr>
              <w:t>repor</w:t>
            </w:r>
            <w:proofErr w:type="spellEnd"/>
            <w:r>
              <w:rPr>
                <w:color w:val="222222"/>
                <w:sz w:val="15"/>
                <w:szCs w:val="15"/>
              </w:rPr>
              <w:t xml:space="preserve"> …</w:t>
            </w:r>
          </w:p>
        </w:tc>
      </w:tr>
      <w:tr w:rsidR="00975CD5" w14:paraId="0C535B8F" w14:textId="77777777">
        <w:tblPrEx>
          <w:tblCellMar>
            <w:top w:w="0" w:type="dxa"/>
            <w:bottom w:w="0" w:type="dxa"/>
          </w:tblCellMar>
        </w:tblPrEx>
        <w:tc>
          <w:tcPr>
            <w:tcW w:w="550" w:type="dxa"/>
            <w:tcMar>
              <w:top w:w="40" w:type="dxa"/>
              <w:left w:w="80" w:type="dxa"/>
              <w:bottom w:w="40" w:type="dxa"/>
              <w:right w:w="80" w:type="dxa"/>
            </w:tcMar>
          </w:tcPr>
          <w:p w14:paraId="52150091" w14:textId="77777777" w:rsidR="00975CD5" w:rsidRDefault="00BD35BE">
            <w:r>
              <w:rPr>
                <w:color w:val="222222"/>
                <w:sz w:val="15"/>
                <w:szCs w:val="15"/>
              </w:rPr>
              <w:t>17</w:t>
            </w:r>
          </w:p>
        </w:tc>
        <w:tc>
          <w:tcPr>
            <w:tcW w:w="8450" w:type="dxa"/>
            <w:tcMar>
              <w:top w:w="40" w:type="dxa"/>
              <w:left w:w="80" w:type="dxa"/>
              <w:bottom w:w="40" w:type="dxa"/>
              <w:right w:w="80" w:type="dxa"/>
            </w:tcMar>
          </w:tcPr>
          <w:p w14:paraId="0AC395B8" w14:textId="77777777" w:rsidR="00975CD5" w:rsidRDefault="00BD35BE">
            <w:r>
              <w:rPr>
                <w:color w:val="222222"/>
                <w:sz w:val="15"/>
                <w:szCs w:val="15"/>
              </w:rPr>
              <w:t>… this paper are calculations performed by the authors and do not represent Gartner published data. Gartner data and other-source data are not commingled within any single graphic; where a fi …</w:t>
            </w:r>
          </w:p>
        </w:tc>
      </w:tr>
      <w:tr w:rsidR="00975CD5" w14:paraId="374F205E" w14:textId="77777777">
        <w:tblPrEx>
          <w:tblCellMar>
            <w:top w:w="0" w:type="dxa"/>
            <w:bottom w:w="0" w:type="dxa"/>
          </w:tblCellMar>
        </w:tblPrEx>
        <w:tc>
          <w:tcPr>
            <w:tcW w:w="550" w:type="dxa"/>
            <w:shd w:val="clear" w:color="auto" w:fill="FBF8F7"/>
            <w:tcMar>
              <w:top w:w="40" w:type="dxa"/>
              <w:left w:w="80" w:type="dxa"/>
              <w:bottom w:w="40" w:type="dxa"/>
              <w:right w:w="80" w:type="dxa"/>
            </w:tcMar>
          </w:tcPr>
          <w:p w14:paraId="74EC3AC3" w14:textId="77777777" w:rsidR="00975CD5" w:rsidRDefault="00BD35BE">
            <w:r>
              <w:rPr>
                <w:color w:val="222222"/>
                <w:sz w:val="15"/>
                <w:szCs w:val="15"/>
              </w:rPr>
              <w:t>18</w:t>
            </w:r>
          </w:p>
        </w:tc>
        <w:tc>
          <w:tcPr>
            <w:tcW w:w="8450" w:type="dxa"/>
            <w:shd w:val="clear" w:color="auto" w:fill="FBF8F7"/>
            <w:tcMar>
              <w:top w:w="40" w:type="dxa"/>
              <w:left w:w="80" w:type="dxa"/>
              <w:bottom w:w="40" w:type="dxa"/>
              <w:right w:w="80" w:type="dxa"/>
            </w:tcMar>
          </w:tcPr>
          <w:p w14:paraId="2597456D" w14:textId="77777777" w:rsidR="00975CD5" w:rsidRDefault="00BD35BE">
            <w:r>
              <w:rPr>
                <w:color w:val="222222"/>
                <w:sz w:val="15"/>
                <w:szCs w:val="15"/>
              </w:rPr>
              <w:t xml:space="preserve">… ions performed by the authors and do not represent Gartner published data. Gartner data and other-source data are not commingled within any single graphic; where a </w:t>
            </w:r>
            <w:proofErr w:type="gramStart"/>
            <w:r>
              <w:rPr>
                <w:color w:val="222222"/>
                <w:sz w:val="15"/>
                <w:szCs w:val="15"/>
              </w:rPr>
              <w:t>figure pairs</w:t>
            </w:r>
            <w:proofErr w:type="gramEnd"/>
            <w:r>
              <w:rPr>
                <w:color w:val="222222"/>
                <w:sz w:val="15"/>
                <w:szCs w:val="15"/>
              </w:rPr>
              <w:t xml:space="preserve"> </w:t>
            </w:r>
            <w:proofErr w:type="gramStart"/>
            <w:r>
              <w:rPr>
                <w:color w:val="222222"/>
                <w:sz w:val="15"/>
                <w:szCs w:val="15"/>
              </w:rPr>
              <w:t>perspectives</w:t>
            </w:r>
            <w:proofErr w:type="gramEnd"/>
            <w:r>
              <w:rPr>
                <w:color w:val="222222"/>
                <w:sz w:val="15"/>
                <w:szCs w:val="15"/>
              </w:rPr>
              <w:t xml:space="preserve"> …</w:t>
            </w:r>
          </w:p>
        </w:tc>
      </w:tr>
      <w:tr w:rsidR="00975CD5" w14:paraId="2DCAE714" w14:textId="77777777">
        <w:tblPrEx>
          <w:tblCellMar>
            <w:top w:w="0" w:type="dxa"/>
            <w:bottom w:w="0" w:type="dxa"/>
          </w:tblCellMar>
        </w:tblPrEx>
        <w:tc>
          <w:tcPr>
            <w:tcW w:w="550" w:type="dxa"/>
            <w:tcMar>
              <w:top w:w="40" w:type="dxa"/>
              <w:left w:w="80" w:type="dxa"/>
              <w:bottom w:w="40" w:type="dxa"/>
              <w:right w:w="80" w:type="dxa"/>
            </w:tcMar>
          </w:tcPr>
          <w:p w14:paraId="719991B5" w14:textId="77777777" w:rsidR="00975CD5" w:rsidRDefault="00BD35BE">
            <w:r>
              <w:rPr>
                <w:color w:val="222222"/>
                <w:sz w:val="15"/>
                <w:szCs w:val="15"/>
              </w:rPr>
              <w:t>19</w:t>
            </w:r>
          </w:p>
        </w:tc>
        <w:tc>
          <w:tcPr>
            <w:tcW w:w="8450" w:type="dxa"/>
            <w:tcMar>
              <w:top w:w="40" w:type="dxa"/>
              <w:left w:w="80" w:type="dxa"/>
              <w:bottom w:w="40" w:type="dxa"/>
              <w:right w:w="80" w:type="dxa"/>
            </w:tcMar>
          </w:tcPr>
          <w:p w14:paraId="2B77CB9C" w14:textId="77777777" w:rsidR="00975CD5" w:rsidRDefault="00BD35BE">
            <w:r>
              <w:rPr>
                <w:color w:val="222222"/>
                <w:sz w:val="15"/>
                <w:szCs w:val="15"/>
              </w:rPr>
              <w:t xml:space="preserve">… </w:t>
            </w:r>
            <w:proofErr w:type="spellStart"/>
            <w:r>
              <w:rPr>
                <w:color w:val="222222"/>
                <w:sz w:val="15"/>
                <w:szCs w:val="15"/>
              </w:rPr>
              <w:t>urces</w:t>
            </w:r>
            <w:proofErr w:type="spellEnd"/>
            <w:r>
              <w:rPr>
                <w:color w:val="222222"/>
                <w:sz w:val="15"/>
                <w:szCs w:val="15"/>
              </w:rPr>
              <w:t>, each panel is a separate graphic with its own source line. Panel A. Gartner data documents used (market-share workbooks). Analyst bylines for data deliverables appear on each document …</w:t>
            </w:r>
          </w:p>
        </w:tc>
      </w:tr>
      <w:tr w:rsidR="00975CD5" w14:paraId="6DB66147" w14:textId="77777777">
        <w:tblPrEx>
          <w:tblCellMar>
            <w:top w:w="0" w:type="dxa"/>
            <w:bottom w:w="0" w:type="dxa"/>
          </w:tblCellMar>
        </w:tblPrEx>
        <w:tc>
          <w:tcPr>
            <w:tcW w:w="550" w:type="dxa"/>
            <w:shd w:val="clear" w:color="auto" w:fill="FBF8F7"/>
            <w:tcMar>
              <w:top w:w="40" w:type="dxa"/>
              <w:left w:w="80" w:type="dxa"/>
              <w:bottom w:w="40" w:type="dxa"/>
              <w:right w:w="80" w:type="dxa"/>
            </w:tcMar>
          </w:tcPr>
          <w:p w14:paraId="5C0FC813" w14:textId="77777777" w:rsidR="00975CD5" w:rsidRDefault="00BD35BE">
            <w:r>
              <w:rPr>
                <w:color w:val="222222"/>
                <w:sz w:val="15"/>
                <w:szCs w:val="15"/>
              </w:rPr>
              <w:t>20</w:t>
            </w:r>
          </w:p>
        </w:tc>
        <w:tc>
          <w:tcPr>
            <w:tcW w:w="8450" w:type="dxa"/>
            <w:shd w:val="clear" w:color="auto" w:fill="FBF8F7"/>
            <w:tcMar>
              <w:top w:w="40" w:type="dxa"/>
              <w:left w:w="80" w:type="dxa"/>
              <w:bottom w:w="40" w:type="dxa"/>
              <w:right w:w="80" w:type="dxa"/>
            </w:tcMar>
          </w:tcPr>
          <w:p w14:paraId="647B6AA0" w14:textId="77777777" w:rsidR="00975CD5" w:rsidRDefault="00BD35BE">
            <w:r>
              <w:rPr>
                <w:color w:val="222222"/>
                <w:sz w:val="15"/>
                <w:szCs w:val="15"/>
              </w:rPr>
              <w:t xml:space="preserve">… </w:t>
            </w:r>
            <w:proofErr w:type="spellStart"/>
            <w:r>
              <w:rPr>
                <w:color w:val="222222"/>
                <w:sz w:val="15"/>
                <w:szCs w:val="15"/>
              </w:rPr>
              <w:t>ks</w:t>
            </w:r>
            <w:proofErr w:type="spellEnd"/>
            <w:r>
              <w:rPr>
                <w:color w:val="222222"/>
                <w:sz w:val="15"/>
                <w:szCs w:val="15"/>
              </w:rPr>
              <w:t>). Analyst bylines for data deliverables appear on each document&amp;#</w:t>
            </w:r>
            <w:proofErr w:type="gramStart"/>
            <w:r>
              <w:rPr>
                <w:color w:val="222222"/>
                <w:sz w:val="15"/>
                <w:szCs w:val="15"/>
              </w:rPr>
              <w:t>8217;s</w:t>
            </w:r>
            <w:proofErr w:type="gramEnd"/>
            <w:r>
              <w:rPr>
                <w:color w:val="222222"/>
                <w:sz w:val="15"/>
                <w:szCs w:val="15"/>
              </w:rPr>
              <w:t xml:space="preserve"> Gartner landing page and are listed there rather than in the workbook; full bylines will be included at proof stage …</w:t>
            </w:r>
          </w:p>
        </w:tc>
      </w:tr>
      <w:tr w:rsidR="00975CD5" w14:paraId="4E810FEA" w14:textId="77777777">
        <w:tblPrEx>
          <w:tblCellMar>
            <w:top w:w="0" w:type="dxa"/>
            <w:bottom w:w="0" w:type="dxa"/>
          </w:tblCellMar>
        </w:tblPrEx>
        <w:tc>
          <w:tcPr>
            <w:tcW w:w="550" w:type="dxa"/>
            <w:tcMar>
              <w:top w:w="40" w:type="dxa"/>
              <w:left w:w="80" w:type="dxa"/>
              <w:bottom w:w="40" w:type="dxa"/>
              <w:right w:w="80" w:type="dxa"/>
            </w:tcMar>
          </w:tcPr>
          <w:p w14:paraId="08BEC2E1" w14:textId="77777777" w:rsidR="00975CD5" w:rsidRDefault="00BD35BE">
            <w:r>
              <w:rPr>
                <w:color w:val="222222"/>
                <w:sz w:val="15"/>
                <w:szCs w:val="15"/>
              </w:rPr>
              <w:t>21</w:t>
            </w:r>
          </w:p>
        </w:tc>
        <w:tc>
          <w:tcPr>
            <w:tcW w:w="8450" w:type="dxa"/>
            <w:tcMar>
              <w:top w:w="40" w:type="dxa"/>
              <w:left w:w="80" w:type="dxa"/>
              <w:bottom w:w="40" w:type="dxa"/>
              <w:right w:w="80" w:type="dxa"/>
            </w:tcMar>
          </w:tcPr>
          <w:p w14:paraId="1946DC60" w14:textId="77777777" w:rsidR="00975CD5" w:rsidRDefault="00BD35BE">
            <w:r>
              <w:rPr>
                <w:color w:val="222222"/>
                <w:sz w:val="15"/>
                <w:szCs w:val="15"/>
              </w:rPr>
              <w:t>… me series are enumerated in the reproducibility package manifest. Panel B. Gartner methodology documents (definitions and methodology; analyst bylines as printed). Title ID Published/Refresh …</w:t>
            </w:r>
          </w:p>
        </w:tc>
      </w:tr>
    </w:tbl>
    <w:p w14:paraId="484C50F6" w14:textId="77777777" w:rsidR="00BD35BE" w:rsidRDefault="00BD35BE"/>
    <w:sectPr w:rsidR="00BD35BE">
      <w:headerReference w:type="default" r:id="rId19"/>
      <w:footerReference w:type="default" r:id="rId20"/>
      <w:pgSz w:w="11906" w:h="16838"/>
      <w:pgMar w:top="1180" w:right="1280" w:bottom="1180" w:left="12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A0B887" w14:textId="77777777" w:rsidR="00BD35BE" w:rsidRDefault="00BD35BE">
      <w:r>
        <w:separator/>
      </w:r>
    </w:p>
  </w:endnote>
  <w:endnote w:type="continuationSeparator" w:id="0">
    <w:p w14:paraId="7DA0A6DB" w14:textId="77777777" w:rsidR="00BD35BE" w:rsidRDefault="00BD35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C7C808" w14:textId="77777777" w:rsidR="00975CD5" w:rsidRDefault="00BD35BE">
    <w:pPr>
      <w:jc w:val="center"/>
    </w:pPr>
    <w:r>
      <w:rPr>
        <w:rFonts w:ascii="Arial" w:eastAsia="Arial" w:hAnsi="Arial" w:cs="Arial"/>
        <w:color w:val="666666"/>
        <w:sz w:val="15"/>
        <w:szCs w:val="15"/>
      </w:rPr>
      <w:t xml:space="preserve">Page </w:t>
    </w:r>
    <w:r>
      <w:rPr>
        <w:rFonts w:ascii="Arial" w:eastAsia="Arial" w:hAnsi="Arial" w:cs="Arial"/>
        <w:color w:val="666666"/>
        <w:sz w:val="15"/>
        <w:szCs w:val="15"/>
      </w:rPr>
      <w:fldChar w:fldCharType="begin"/>
    </w:r>
    <w:r>
      <w:rPr>
        <w:rFonts w:ascii="Arial" w:eastAsia="Arial" w:hAnsi="Arial" w:cs="Arial"/>
        <w:color w:val="666666"/>
        <w:sz w:val="15"/>
        <w:szCs w:val="15"/>
      </w:rPr>
      <w:instrText>PAGE</w:instrText>
    </w:r>
    <w:r>
      <w:rPr>
        <w:rFonts w:ascii="Arial" w:eastAsia="Arial" w:hAnsi="Arial" w:cs="Arial"/>
        <w:color w:val="666666"/>
        <w:sz w:val="15"/>
        <w:szCs w:val="15"/>
      </w:rPr>
      <w:fldChar w:fldCharType="separate"/>
    </w:r>
    <w:r w:rsidR="00C9601F">
      <w:rPr>
        <w:rFonts w:ascii="Arial" w:eastAsia="Arial" w:hAnsi="Arial" w:cs="Arial"/>
        <w:noProof/>
        <w:color w:val="666666"/>
        <w:sz w:val="15"/>
        <w:szCs w:val="15"/>
      </w:rPr>
      <w:t>1</w:t>
    </w:r>
    <w:r>
      <w:rPr>
        <w:rFonts w:ascii="Arial" w:eastAsia="Arial" w:hAnsi="Arial" w:cs="Arial"/>
        <w:color w:val="666666"/>
        <w:sz w:val="15"/>
        <w:szCs w:val="15"/>
      </w:rPr>
      <w:fldChar w:fldCharType="end"/>
    </w:r>
    <w:r>
      <w:rPr>
        <w:rFonts w:ascii="Arial" w:eastAsia="Arial" w:hAnsi="Arial" w:cs="Arial"/>
        <w:color w:val="666666"/>
        <w:sz w:val="15"/>
        <w:szCs w:val="15"/>
      </w:rPr>
      <w:t xml:space="preserve"> of </w:t>
    </w:r>
    <w:r>
      <w:rPr>
        <w:rFonts w:ascii="Arial" w:eastAsia="Arial" w:hAnsi="Arial" w:cs="Arial"/>
        <w:color w:val="666666"/>
        <w:sz w:val="15"/>
        <w:szCs w:val="15"/>
      </w:rPr>
      <w:fldChar w:fldCharType="begin"/>
    </w:r>
    <w:r>
      <w:rPr>
        <w:rFonts w:ascii="Arial" w:eastAsia="Arial" w:hAnsi="Arial" w:cs="Arial"/>
        <w:color w:val="666666"/>
        <w:sz w:val="15"/>
        <w:szCs w:val="15"/>
      </w:rPr>
      <w:instrText>NUMPAGES</w:instrText>
    </w:r>
    <w:r>
      <w:rPr>
        <w:rFonts w:ascii="Arial" w:eastAsia="Arial" w:hAnsi="Arial" w:cs="Arial"/>
        <w:color w:val="666666"/>
        <w:sz w:val="15"/>
        <w:szCs w:val="15"/>
      </w:rPr>
      <w:fldChar w:fldCharType="separate"/>
    </w:r>
    <w:r w:rsidR="00C9601F">
      <w:rPr>
        <w:rFonts w:ascii="Arial" w:eastAsia="Arial" w:hAnsi="Arial" w:cs="Arial"/>
        <w:noProof/>
        <w:color w:val="666666"/>
        <w:sz w:val="15"/>
        <w:szCs w:val="15"/>
      </w:rPr>
      <w:t>2</w:t>
    </w:r>
    <w:r>
      <w:rPr>
        <w:rFonts w:ascii="Arial" w:eastAsia="Arial" w:hAnsi="Arial" w:cs="Arial"/>
        <w:color w:val="666666"/>
        <w:sz w:val="15"/>
        <w:szCs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CF057E" w14:textId="77777777" w:rsidR="00BD35BE" w:rsidRDefault="00BD35BE">
      <w:r>
        <w:separator/>
      </w:r>
    </w:p>
  </w:footnote>
  <w:footnote w:type="continuationSeparator" w:id="0">
    <w:p w14:paraId="5757348A" w14:textId="77777777" w:rsidR="00BD35BE" w:rsidRDefault="00BD35B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29B77D" w14:textId="77777777" w:rsidR="00975CD5" w:rsidRDefault="00BD35BE">
    <w:pPr>
      <w:pBdr>
        <w:bottom w:val="single" w:sz="2" w:space="0" w:color="D9D2CF"/>
      </w:pBdr>
      <w:tabs>
        <w:tab w:val="right" w:pos="9360"/>
      </w:tabs>
    </w:pPr>
    <w:r>
      <w:rPr>
        <w:rFonts w:ascii="Arial" w:eastAsia="Arial" w:hAnsi="Arial" w:cs="Arial"/>
        <w:color w:val="666666"/>
        <w:sz w:val="15"/>
        <w:szCs w:val="15"/>
      </w:rPr>
      <w:t>Content-Compliance Mock-up — Kyung &amp; Kim (KIET) · "The Reverse Ascent"</w:t>
    </w:r>
    <w:r>
      <w:rPr>
        <w:rFonts w:ascii="Arial" w:eastAsia="Arial" w:hAnsi="Arial" w:cs="Arial"/>
        <w:color w:val="666666"/>
        <w:sz w:val="15"/>
        <w:szCs w:val="15"/>
      </w:rPr>
      <w:tab/>
      <w:t>[Case Ref # per e-mail subject]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D6728B"/>
    <w:multiLevelType w:val="hybridMultilevel"/>
    <w:tmpl w:val="41941EB2"/>
    <w:lvl w:ilvl="0" w:tplc="0B1CA25C">
      <w:start w:val="1"/>
      <w:numFmt w:val="bullet"/>
      <w:lvlText w:val="●"/>
      <w:lvlJc w:val="left"/>
      <w:pPr>
        <w:ind w:left="720" w:hanging="360"/>
      </w:pPr>
    </w:lvl>
    <w:lvl w:ilvl="1" w:tplc="39E8FB7C">
      <w:start w:val="1"/>
      <w:numFmt w:val="bullet"/>
      <w:lvlText w:val="○"/>
      <w:lvlJc w:val="left"/>
      <w:pPr>
        <w:ind w:left="1440" w:hanging="360"/>
      </w:pPr>
    </w:lvl>
    <w:lvl w:ilvl="2" w:tplc="54082072">
      <w:start w:val="1"/>
      <w:numFmt w:val="bullet"/>
      <w:lvlText w:val="■"/>
      <w:lvlJc w:val="left"/>
      <w:pPr>
        <w:ind w:left="2160" w:hanging="360"/>
      </w:pPr>
    </w:lvl>
    <w:lvl w:ilvl="3" w:tplc="1246539C">
      <w:start w:val="1"/>
      <w:numFmt w:val="bullet"/>
      <w:lvlText w:val="●"/>
      <w:lvlJc w:val="left"/>
      <w:pPr>
        <w:ind w:left="2880" w:hanging="360"/>
      </w:pPr>
    </w:lvl>
    <w:lvl w:ilvl="4" w:tplc="EA24F962">
      <w:start w:val="1"/>
      <w:numFmt w:val="bullet"/>
      <w:lvlText w:val="○"/>
      <w:lvlJc w:val="left"/>
      <w:pPr>
        <w:ind w:left="3600" w:hanging="360"/>
      </w:pPr>
    </w:lvl>
    <w:lvl w:ilvl="5" w:tplc="CCB82646">
      <w:start w:val="1"/>
      <w:numFmt w:val="bullet"/>
      <w:lvlText w:val="■"/>
      <w:lvlJc w:val="left"/>
      <w:pPr>
        <w:ind w:left="4320" w:hanging="360"/>
      </w:pPr>
    </w:lvl>
    <w:lvl w:ilvl="6" w:tplc="A56CA58C">
      <w:start w:val="1"/>
      <w:numFmt w:val="bullet"/>
      <w:lvlText w:val="●"/>
      <w:lvlJc w:val="left"/>
      <w:pPr>
        <w:ind w:left="5040" w:hanging="360"/>
      </w:pPr>
    </w:lvl>
    <w:lvl w:ilvl="7" w:tplc="80944CCC">
      <w:start w:val="1"/>
      <w:numFmt w:val="bullet"/>
      <w:lvlText w:val="●"/>
      <w:lvlJc w:val="left"/>
      <w:pPr>
        <w:ind w:left="5760" w:hanging="360"/>
      </w:pPr>
    </w:lvl>
    <w:lvl w:ilvl="8" w:tplc="B8728CFC">
      <w:start w:val="1"/>
      <w:numFmt w:val="bullet"/>
      <w:lvlText w:val="●"/>
      <w:lvlJc w:val="left"/>
      <w:pPr>
        <w:ind w:left="6480" w:hanging="360"/>
      </w:pPr>
    </w:lvl>
  </w:abstractNum>
  <w:num w:numId="1" w16cid:durableId="1739133434">
    <w:abstractNumId w:val="0"/>
    <w:lvlOverride w:ilvl="0">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ejal Kalra">
    <w15:presenceInfo w15:providerId="AD" w15:userId="S::Sejal.Kalra@gartner.com::bb43b22b-e46b-4711-a73d-18f23757b0d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5CD5"/>
    <w:rsid w:val="00803DFD"/>
    <w:rsid w:val="00975CD5"/>
    <w:rsid w:val="00BD35BE"/>
    <w:rsid w:val="00C9601F"/>
    <w:rsid w:val="00FF0B1C"/>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BC34C8"/>
  <w15:docId w15:val="{DC20E49D-794A-4F62-9518-0372B74D5A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sz w:val="21"/>
        <w:szCs w:val="21"/>
        <w:lang w:val="en-I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Revision">
    <w:name w:val="Revision"/>
    <w:hidden/>
    <w:uiPriority w:val="99"/>
    <w:semiHidden/>
    <w:rsid w:val="00C9601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18</Pages>
  <Words>4733</Words>
  <Characters>26980</Characters>
  <Application>Microsoft Office Word</Application>
  <DocSecurity>0</DocSecurity>
  <Lines>224</Lines>
  <Paragraphs>63</Paragraphs>
  <ScaleCrop>false</ScaleCrop>
  <HeadingPairs>
    <vt:vector size="2" baseType="variant">
      <vt:variant>
        <vt:lpstr>Title</vt:lpstr>
      </vt:variant>
      <vt:variant>
        <vt:i4>1</vt:i4>
      </vt:variant>
    </vt:vector>
  </HeadingPairs>
  <TitlesOfParts>
    <vt:vector size="1" baseType="lpstr">
      <vt:lpstr>Content-Compliance Mock-up — The Reverse Ascent (World Development submission)</vt:lpstr>
    </vt:vector>
  </TitlesOfParts>
  <Company/>
  <LinksUpToDate>false</LinksUpToDate>
  <CharactersWithSpaces>31650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Content-Compliance Mock-up — The Reverse Ascent (World Development submission)</dc:title>
  <dc:subject>Gartner content-compliance review</dc:subject>
  <dc:creator>Heekwon Kyung; Sanghoon Kim</dc:creator>
  <dc:description>Gartner-referencing excerpts prepared for the Gartner Global IP &amp; Content Compliance review.</dc:description>
  <cp:lastModifiedBy>Sejal Kalra</cp:lastModifiedBy>
  <cp:revision>3</cp:revision>
  <dcterms:created xsi:type="dcterms:W3CDTF">2026-08-13T05:51:00Z</dcterms:created>
  <dcterms:modified xsi:type="dcterms:W3CDTF">2026-08-13T05:51:00Z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5b445565-1d1a-4d31-9506-53681b506af6</vt:lpwstr>
  </property>
</Properties>
</file>